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shd w:fill="11102A"/>
      </w:pPr>
      <w:r>
        <w:rPr>
          <w:rFonts w:ascii="Roboto" w:hAnsi="Roboto" w:eastAsia="Roboto"/>
          <w:b/>
          <w:color w:val="FFFFFF"/>
          <w:sz w:val="16"/>
        </w:rPr>
        <w:t>FOUNDATION  ·  COLLECTION DOCUMENTAIRE UDM  ·  V3</w:t>
      </w:r>
    </w:p>
    <w:p>
      <w:pPr>
        <w:jc w:val="center"/>
      </w:pPr>
      <w:r>
        <w:rPr>
          <w:rFonts w:ascii="Roboto" w:hAnsi="Roboto" w:eastAsia="Roboto"/>
        </w:rPr>
        <w:drawing>
          <wp:inline>
            <wp:extent cx="5989320" cy="1736903"/>
            <wp:docPr id="2" name="Picture 2" descr="Illustration d’ouverture de ENISTERE FOUNDATION"/>
            <wp:cNvGraphicFramePr>
              <a:graphicFrameLocks noChangeAspect="1"/>
            </wp:cNvGraphicFramePr>
            <a:graphic>
              <a:graphicData uri="http://schemas.openxmlformats.org/drawingml/2006/picture">
                <pic:pic>
                  <pic:nvPicPr>
                    <pic:cNvPr id="0" name="banner.jpg"/>
                    <pic:cNvPicPr/>
                  </pic:nvPicPr>
                  <pic:blipFill>
                    <a:blip r:embed="rId9"/>
                    <a:stretch>
                      <a:fillRect/>
                    </a:stretch>
                  </pic:blipFill>
                  <pic:spPr>
                    <a:xfrm>
                      <a:off x="0" y="0"/>
                      <a:ext cx="5989320" cy="1736903"/>
                    </a:xfrm>
                    <a:prstGeom prst="rect"/>
                  </pic:spPr>
                </pic:pic>
              </a:graphicData>
            </a:graphic>
          </wp:inline>
        </w:drawing>
      </w:r>
    </w:p>
    <w:p>
      <w:pPr>
        <w:jc w:val="center"/>
      </w:pPr>
      <w:r>
        <w:rPr>
          <w:rFonts w:ascii="Roboto" w:hAnsi="Roboto" w:eastAsia="Roboto"/>
        </w:rPr>
        <w:drawing>
          <wp:inline>
            <wp:extent cx="6172200" cy="2359152"/>
            <wp:docPr id="1" name="Picture 1" descr="Illustration éditoriale de couverture du projet FOUNDATION" title="Univers visuel FOUNDATION"/>
            <wp:cNvGraphicFramePr>
              <a:graphicFrameLocks noChangeAspect="1"/>
            </wp:cNvGraphicFramePr>
            <a:graphic>
              <a:graphicData uri="http://schemas.openxmlformats.org/drawingml/2006/picture">
                <pic:pic>
                  <pic:nvPicPr>
                    <pic:cNvPr id="0" name="hero-document.jpg"/>
                    <pic:cNvPicPr/>
                  </pic:nvPicPr>
                  <pic:blipFill>
                    <a:blip r:embed="rId8"/>
                    <a:stretch>
                      <a:fillRect/>
                    </a:stretch>
                  </pic:blipFill>
                  <pic:spPr>
                    <a:xfrm>
                      <a:off x="0" y="0"/>
                      <a:ext cx="6172200" cy="2359152"/>
                    </a:xfrm>
                    <a:prstGeom prst="rect"/>
                  </pic:spPr>
                </pic:pic>
              </a:graphicData>
            </a:graphic>
          </wp:inline>
        </w:drawing>
      </w:r>
    </w:p>
    <w:p w:rsidR="00000000" w:rsidDel="00000000" w:rsidP="00000000" w:rsidRDefault="00000000" w:rsidRPr="00000000" w14:paraId="00000001">
      <w:pPr>
        <w:pStyle w:val="Title"/>
        <w:keepNext/>
        <w:keepLines/>
        <w:spacing w:after="240" w:lineRule="auto" w:before="240"/>
        <w:jc w:val="left"/>
        <w:rPr>
          <w:rFonts w:ascii="Roboto" w:cs="Roboto" w:eastAsia="Roboto" w:hAnsi="Roboto"/>
          <w:b w:val="1"/>
          <w:bCs w:val="1"/>
          <w:color w:val="2563eb"/>
          <w:sz w:val="24"/>
          <w:szCs w:val="24"/>
        </w:rPr>
        <w:pBdr>
          <w:bottom w:val="single" w:sz="14" w:space="6" w:color="7C5CFC"/>
        </w:pBdr>
      </w:pPr>
      <w:bookmarkStart w:colFirst="0" w:colLast="0" w:name="_wpr9x256wuba" w:id="0"/>
      <w:bookmarkEnd w:id="0"/>
      <w:r>
        <w:rPr>
          <w:rFonts w:ascii="Montserrat" w:cs="Roboto" w:eastAsia="Montserrat" w:hAnsi="Montserrat"/>
          <w:b/>
          <w:bCs w:val="1"/>
          <w:color w:val="11102A"/>
          <w:sz w:val="56"/>
          <w:szCs w:val="24"/>
          <w:rtl w:val="0"/>
        </w:rPr>
        <w:t xml:space="preserve">ENISTERE FOUNDATION</w:t>
      </w:r>
    </w:p>
    <w:p w:rsidR="00000000" w:rsidDel="00000000" w:rsidP="00000000" w:rsidRDefault="00000000" w:rsidRPr="00000000" w14:paraId="00000002">
      <w:pPr>
        <w:pStyle w:val="Subtitle"/>
        <w:keepLines/>
        <w:spacing w:after="100" w:lineRule="auto"/>
        <w:jc w:val="center"/>
        <w:rPr>
          <w:rFonts w:ascii="Roboto" w:cs="Roboto" w:eastAsia="Roboto" w:hAnsi="Roboto"/>
          <w:b w:val="1"/>
          <w:bCs w:val="1"/>
          <w:color w:val="0f172a"/>
        </w:rPr>
      </w:pPr>
      <w:bookmarkStart w:colFirst="0" w:colLast="0" w:name="_cxy1gndaikle" w:id="1"/>
      <w:bookmarkEnd w:id="1"/>
      <w:r>
        <w:rPr>
          <w:rFonts w:ascii="Roboto" w:cs="Roboto" w:eastAsia="Roboto" w:hAnsi="Roboto"/>
          <w:b w:val="1"/>
          <w:bCs w:val="1"/>
          <w:color w:val="0f172a"/>
          <w:rtl w:val="0"/>
        </w:rPr>
        <w:t xml:space="preserve">PLANNING DE VERSIONS / ROADMAP</w:t>
      </w:r>
    </w:p>
    <w:p w:rsidR="00000000" w:rsidDel="00000000" w:rsidP="00000000" w:rsidRDefault="00000000" w:rsidRPr="00000000" w14:paraId="00000003">
      <w:pPr>
        <w:pStyle w:val="Subtitle"/>
        <w:keepLines/>
        <w:spacing w:after="100" w:lineRule="auto"/>
        <w:jc w:val="center"/>
        <w:rPr>
          <w:rFonts w:ascii="Roboto" w:cs="Roboto" w:eastAsia="Roboto" w:hAnsi="Roboto"/>
          <w:color w:val="475569"/>
          <w:sz w:val="28"/>
          <w:szCs w:val="28"/>
        </w:rPr>
      </w:pPr>
      <w:bookmarkStart w:colFirst="0" w:colLast="0" w:name="_qgkd49q4ekbf" w:id="2"/>
      <w:bookmarkEnd w:id="2"/>
      <w:r>
        <w:rPr>
          <w:rFonts w:ascii="Roboto" w:cs="Roboto" w:eastAsia="Roboto" w:hAnsi="Roboto"/>
          <w:color w:val="475569"/>
          <w:sz w:val="28"/>
          <w:szCs w:val="28"/>
          <w:rtl w:val="0"/>
        </w:rPr>
        <w:t xml:space="preserve">Trajectoire produit, technique, commerciale et de validation</w:t>
      </w:r>
    </w:p>
    <w:p w:rsidR="00000000" w:rsidDel="00000000" w:rsidP="00000000" w:rsidRDefault="00000000" w:rsidRPr="00000000" w14:paraId="00000004">
      <w:pPr>
        <w:keepLines/>
        <w:spacing w:after="100" w:before="0" w:line="276" w:lineRule="auto"/>
        <w:jc w:val="center"/>
        <w:rPr>
          <w:rFonts w:ascii="Roboto" w:cs="Roboto" w:eastAsia="Roboto" w:hAnsi="Roboto"/>
          <w:color w:val="475569"/>
          <w:sz w:val="21"/>
          <w:szCs w:val="21"/>
        </w:rPr>
      </w:pPr>
      <w:del w:id="9001" w:author="Claude" w:date="2026-09-25T00:00:00Z">
        <w:r>
          <w:rPr>
            <w:rFonts w:ascii="Roboto" w:cs="Roboto" w:eastAsia="Roboto" w:hAnsi="Roboto"/>
            <w:color w:val="475569"/>
            <w:sz w:val="21"/>
            <w:szCs w:val="21"/>
            <w:rtl w:val="0"/>
          </w:rPr>
          <w:delText xml:space="preserve">Version 1.0 — Dossier projet final — Août 2026</w:delText>
        </w:r>
      </w:del>
      <w:ins w:id="9002" w:author="Claude" w:date="2026-09-25T00:00:00Z">
        <w:r>
          <w:rPr>
            <w:rFonts w:ascii="Roboto" w:cs="Roboto" w:eastAsia="Roboto" w:hAnsi="Roboto"/>
            <w:color w:val="475569"/>
            <w:sz w:val="21"/>
            <w:szCs w:val="21"/>
            <w:rtl w:val="0"/>
          </w:rPr>
          <w:t xml:space="preserve">Version 1.1 — Dossier projet final — Septembre 2026</w:t>
        </w:r>
      </w:ins>
    </w:p>
    <w:p w:rsidR="00000000" w:rsidDel="00000000" w:rsidP="00000000" w:rsidRDefault="00000000" w:rsidRPr="00000000" w14:paraId="0000000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06">
      <w:pPr>
        <w:pStyle w:val="Heading1"/>
        <w:keepNext/>
        <w:keepLines/>
        <w:spacing w:after="100" w:lineRule="auto"/>
        <w:rPr>
          <w:b w:val="1"/>
          <w:bCs w:val="1"/>
          <w:color w:val="0f172a"/>
          <w:sz w:val="32"/>
          <w:szCs w:val="32"/>
        </w:rPr>
      </w:pPr>
      <w:bookmarkStart w:colFirst="0" w:colLast="0" w:name="_6wyqwsqr25b8" w:id="3"/>
      <w:bookmarkEnd w:id="3"/>
      <w:r>
        <w:rPr>
          <w:rFonts w:ascii="Montserrat" w:hAnsi="Montserrat" w:eastAsia="Montserrat"/>
          <w:b w:val="1"/>
          <w:bCs w:val="1"/>
          <w:color w:val="11102A"/>
          <w:sz w:val="32"/>
          <w:szCs w:val="32"/>
          <w:rtl w:val="0"/>
        </w:rPr>
        <w:t xml:space="preserve">FICHE DE CONTRÔLE DOCUMENTAIRE</w:t>
      </w:r>
    </w:p>
    <w:p w:rsidR="00000000" w:rsidDel="00000000" w:rsidP="00000000" w:rsidRDefault="00000000" w:rsidRPr="00000000" w14:paraId="00000007">
      <w:pPr>
        <w:spacing w:after="100" w:before="0" w:line="276" w:lineRule="auto"/>
        <w:rPr>
          <w:rFonts w:ascii="Roboto" w:cs="Roboto" w:eastAsia="Roboto" w:hAnsi="Roboto"/>
          <w:sz w:val="19"/>
          <w:szCs w:val="19"/>
        </w:rPr>
      </w:pPr>
      <w:r>
        <w:rPr>
          <w:rFonts w:ascii="Roboto" w:hAnsi="Roboto" w:eastAsia="Roboto"/>
          <w:rtl w:val="0"/>
        </w:rPr>
      </w:r>
    </w:p>
    <w:tbl>
      <w:tblPr>
        <w:tblStyle w:val="Table1"/>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1"/>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b/>
                <w:color w:val="FFFFFF"/>
                <w:sz w:val="17"/>
              </w:rPr>
              <w:t>Document</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r>
              <w:rPr>
                <w:rFonts w:ascii="Roboto" w:hAnsi="Roboto" w:eastAsia="Roboto"/>
                <w:b/>
                <w:color w:val="FFFFFF"/>
                <w:sz w:val="17"/>
              </w:rPr>
              <w:t>Planning de versions / Roadmap</w:t>
            </w:r>
          </w:p>
        </w:tc>
      </w:tr>
      <w:tr>
        <w:trPr>
          <w:cantSplit w:val="1"/>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Code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r>
              <w:rPr>
                <w:rFonts w:ascii="Roboto" w:hAnsi="Roboto" w:eastAsia="Roboto"/>
                <w:sz w:val="17"/>
              </w:rPr>
              <w:t>05</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Version</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del w:id="9045" w:author="Claude" w:date="2026-09-25T00:00:00Z">
              <w:r>
                <w:rPr>
                  <w:rFonts w:ascii="Roboto" w:hAnsi="Roboto" w:eastAsia="Roboto"/>
                  <w:sz w:val="17"/>
                </w:rPr>
                <w:delText xml:space="preserve">1.0</w:delText>
              </w:r>
            </w:del>
            <w:ins w:id="9046" w:author="Claude" w:date="2026-09-25T00:00:00Z">
              <w:r>
                <w:rPr>
                  <w:rFonts w:ascii="Roboto" w:hAnsi="Roboto" w:eastAsia="Roboto"/>
                  <w:sz w:val="17"/>
                </w:rPr>
                <w:t xml:space="preserve">1.1</w:t>
              </w:r>
            </w:ins>
          </w:p>
        </w:tc>
      </w:tr>
      <w:tr>
        <w:trPr>
          <w:cantSplit w:val="1"/>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Date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del w:id="9047" w:author="Claude" w:date="2026-09-25T00:00:00Z">
              <w:r>
                <w:rPr>
                  <w:rFonts w:ascii="Roboto" w:hAnsi="Roboto" w:eastAsia="Roboto"/>
                  <w:sz w:val="17"/>
                </w:rPr>
                <w:delText xml:space="preserve">Août 2026</w:delText>
              </w:r>
            </w:del>
            <w:ins w:id="9048" w:author="Claude" w:date="2026-09-25T00:00:00Z">
              <w:r>
                <w:rPr>
                  <w:rFonts w:ascii="Roboto" w:hAnsi="Roboto" w:eastAsia="Roboto"/>
                  <w:sz w:val="17"/>
                </w:rPr>
                <w:t xml:space="preserve">Septembre 2026</w:t>
              </w:r>
            </w:ins>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Statut</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2563eb"/>
                <w:sz w:val="19"/>
                <w:szCs w:val="19"/>
              </w:rPr>
            </w:pPr>
            <w:del w:id="9003" w:author="Claude" w:date="2026-09-25T00:00:00Z">
              <w:r>
                <w:rPr>
                  <w:rFonts w:ascii="Roboto" w:hAnsi="Roboto" w:eastAsia="Roboto"/>
                  <w:sz w:val="17"/>
                </w:rPr>
                <w:delText xml:space="preserve">BASELINE V1.0 — ROADMAP GATE-DRIVEN</w:delText>
              </w:r>
            </w:del>
            <w:ins w:id="9004" w:author="Claude" w:date="2026-09-25T00:00:00Z">
              <w:r>
                <w:rPr>
                  <w:rFonts w:ascii="Roboto" w:hAnsi="Roboto" w:eastAsia="Roboto"/>
                  <w:sz w:val="17"/>
                </w:rPr>
                <w:t xml:space="preserve">BASELINE V1.1 — ROADMAP GATE-DRIVEN (révision : ADR-094, ADR-095)</w:t>
              </w:r>
            </w:ins>
          </w:p>
        </w:tc>
      </w:tr>
      <w:tr>
        <w:trPr>
          <w:cantSplit w:val="1"/>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Finalité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r>
              <w:rPr>
                <w:rFonts w:ascii="Roboto" w:hAnsi="Roboto" w:eastAsia="Roboto"/>
                <w:sz w:val="17"/>
              </w:rPr>
              <w:t>Piloter la séquence R0→V5, ses dépendances, ses preuves, ses gates d’investissement et les décisions de passage.</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Audience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r>
              <w:rPr>
                <w:rFonts w:ascii="Roboto" w:hAnsi="Roboto" w:eastAsia="Roboto"/>
                <w:sz w:val="17"/>
              </w:rPr>
              <w:t>Fondateurs, Product &amp; Engineering, investisseurs, partenaires techniques, finance/GTM et design partners</w:t>
            </w:r>
          </w:p>
        </w:tc>
      </w:tr>
      <w:tr>
        <w:trPr>
          <w:cantSplit w:val="1"/>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Source de vérité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r>
              <w:rPr>
                <w:rFonts w:ascii="Roboto" w:hAnsi="Roboto" w:eastAsia="Roboto"/>
                <w:sz w:val="17"/>
              </w:rPr>
              <w:t>Présent document pour le séquencement cible ; 04 pour les hypothèses financières ; repository réel pour l’état d’exécution ; 13 pour la reprise et le réalignement du code.</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Documents liés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0f172a"/>
                <w:sz w:val="19"/>
                <w:szCs w:val="19"/>
              </w:rPr>
            </w:pPr>
            <w:r>
              <w:rPr>
                <w:rFonts w:ascii="Roboto" w:hAnsi="Roboto" w:eastAsia="Roboto"/>
                <w:sz w:val="17"/>
              </w:rPr>
              <w:t>01, 02, 03, 04, 10 et 13</w:t>
            </w:r>
          </w:p>
        </w:tc>
      </w:tr>
      <w:tr>
        <w:trPr>
          <w:cantSplit w:val="1"/>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Règle de passage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RELEASE GATE OVER CALENDAR — la preuve autorise le passage ; la date structure la gestion sans créer le statut.</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Règle de mise à jour</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9"/>
                <w:szCs w:val="19"/>
              </w:rPr>
            </w:pPr>
            <w:r>
              <w:rPr>
                <w:rFonts w:ascii="Roboto" w:hAnsi="Roboto" w:eastAsia="Roboto"/>
                <w:sz w:val="17"/>
              </w:rPr>
              <w:t>Mise à jour après changement de gate, séquence, financement ou état repository affectant matériellement la trajectoire.</w:t>
            </w:r>
          </w:p>
        </w:tc>
      </w:tr>
    </w:tbl>
    <w:p w:rsidR="00000000" w:rsidDel="00000000" w:rsidP="00000000" w:rsidRDefault="00000000" w:rsidRPr="00000000" w14:paraId="0000001E">
      <w:pPr>
        <w:spacing w:after="100" w:before="0" w:line="276" w:lineRule="auto"/>
        <w:rPr>
          <w:rFonts w:ascii="Roboto" w:cs="Roboto" w:eastAsia="Roboto" w:hAnsi="Roboto"/>
          <w:sz w:val="19"/>
          <w:szCs w:val="19"/>
        </w:rPr>
      </w:pPr>
      <w:r>
        <w:rPr>
          <w:rFonts w:ascii="Roboto" w:hAnsi="Roboto" w:eastAsia="Roboto"/>
          <w:rtl w:val="0"/>
        </w:rPr>
      </w:r>
    </w:p>
    <w:p w:rsidR="00000000" w:rsidDel="00000000" w:rsidP="00000000" w:rsidRDefault="00000000" w:rsidRPr="00000000" w14:paraId="0000001F">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0">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1">
      <w:pPr>
        <w:pStyle w:val="Heading1"/>
        <w:keepNext/>
        <w:keepLines/>
        <w:spacing w:after="160" w:lineRule="auto" w:before="240"/>
        <w:rPr>
          <w:rFonts w:ascii="Roboto" w:cs="Roboto" w:eastAsia="Roboto" w:hAnsi="Roboto"/>
        </w:rPr>
        <w:shd w:fill="F3F1FF"/>
      </w:pPr>
      <w:bookmarkStart w:colFirst="0" w:colLast="0" w:name="_nkhp84r32wq8" w:id="4"/>
      <w:bookmarkEnd w:id="4"/>
      <w:r>
        <w:rPr>
          <w:rFonts w:ascii="Montserrat" w:cs="Roboto" w:eastAsia="Montserrat" w:hAnsi="Montserrat"/>
          <w:color w:val="11102A"/>
          <w:rtl w:val="0"/>
        </w:rPr>
        <w:t xml:space="preserve">RÉSUMÉ EXÉCUTIF</w:t>
      </w:r>
    </w:p>
    <w:p w:rsidR="00000000" w:rsidDel="00000000" w:rsidP="00000000" w:rsidRDefault="00000000" w:rsidRPr="00000000" w14:paraId="00000022">
      <w:pPr>
        <w:spacing w:after="100" w:before="0" w:line="276" w:lineRule="auto"/>
        <w:rPr>
          <w:rFonts w:ascii="Roboto" w:cs="Roboto" w:eastAsia="Roboto" w:hAnsi="Roboto"/>
          <w:sz w:val="21"/>
          <w:szCs w:val="21"/>
        </w:rPr>
      </w:pPr>
      <w:r>
        <w:rPr>
          <w:rFonts w:ascii="Roboto" w:hAnsi="Roboto" w:eastAsia="Roboto"/>
        </w:rPr>
        <w:t>ENISTERE FOUNDATION suit une roadmap finality-first: le produit final est défini dès aujourd’hui comme une plateforme d’ingénierie de systèmes logiciels avec Governed System Compiler et Evidence-Driven System Evolution Engine, mais sa construction est organisée en tranches successives de preuve. R0, V1, V2, V3, V4 et V5 ne sont donc pas six produits indépendants; ce sont six horizons qui réduisent progressivement les risques d’architecture, de création gouvernée, de réutilisation organisationnelle, de lifecycle/brownfield, d’exploitation Enterprise/Sovereign et d’automatisation agentique.</w:t>
      </w:r>
    </w:p>
    <w:p w:rsidR="00000000" w:rsidDel="00000000" w:rsidP="00000000" w:rsidRDefault="00000000" w:rsidRPr="00000000" w14:paraId="00000023">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4">
      <w:pPr>
        <w:spacing w:after="100" w:before="0" w:line="276" w:lineRule="auto"/>
        <w:rPr>
          <w:rFonts w:ascii="Roboto" w:cs="Roboto" w:eastAsia="Roboto" w:hAnsi="Roboto"/>
          <w:sz w:val="21"/>
          <w:szCs w:val="21"/>
        </w:rPr>
      </w:pPr>
      <w:r>
        <w:rPr>
          <w:rFonts w:ascii="Roboto" w:hAnsi="Roboto" w:eastAsia="Roboto"/>
        </w:rPr>
        <w:t>La baseline de planification retenue pour le dossier est un horizon de 60 mois à compter de septembre 2026. R0 couvre septembre à novembre 2026; V1 décembre 2026 à mai 2027; V2 juin 2027 à février 2028; V3 mars 2028 à février 2029; V4 mars 2029 à février 2030; V5 mars 2030 à août 2031. Ces dates structurent budgets, staffing, design partners et séquence commerciale. Elles ne remplacent jamais les Exit Criteria: une phase ne doit pas être déclarée terminée parce que la date est arrivée si les preuves attendues n’existent pas.</w:t>
      </w:r>
    </w:p>
    <w:p w:rsidR="00000000" w:rsidDel="00000000" w:rsidP="00000000" w:rsidRDefault="00000000" w:rsidRPr="00000000" w14:paraId="0000002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6">
      <w:pPr>
        <w:spacing w:after="100" w:before="0" w:line="276" w:lineRule="auto"/>
        <w:rPr>
          <w:rFonts w:ascii="Roboto" w:cs="Roboto" w:eastAsia="Roboto" w:hAnsi="Roboto"/>
          <w:sz w:val="21"/>
          <w:szCs w:val="21"/>
        </w:rPr>
      </w:pPr>
      <w:r>
        <w:rPr>
          <w:rFonts w:ascii="Roboto" w:hAnsi="Roboto" w:eastAsia="Roboto"/>
        </w:rPr>
        <w:t xml:space="preserve">Les 18 premiers mois correspondent à R0 + V1 + V2. Cette période est cohérente avec le financement initial de 180 M FCFA du Plan d’affaires: elle doit permettre de </w:t>
      </w:r>
      <w:del w:id="9005" w:author="Claude" w:date="2026-09-25T00:00:00Z">
        <w:r>
          <w:rPr>
            <w:rFonts w:ascii="Roboto" w:hAnsi="Roboto" w:eastAsia="Roboto"/>
          </w:rPr>
          <w:delText xml:space="preserve">transformer le laboratoire en Target Kernel sans big-bang rewrite</w:delText>
        </w:r>
      </w:del>
      <w:ins w:id="9006" w:author="Claude" w:date="2026-09-25T00:00:00Z">
        <w:r>
          <w:rPr>
            <w:rFonts w:ascii="Roboto" w:hAnsi="Roboto" w:eastAsia="Roboto"/>
          </w:rPr>
          <w:t xml:space="preserve">construire le Target Kernel sur une base unique, sans héritage du laboratoire (ADR-094)</w:t>
        </w:r>
      </w:ins>
      <w:r>
        <w:rPr>
          <w:rFonts w:ascii="Roboto" w:hAnsi="Roboto" w:eastAsia="Roboto"/>
        </w:rPr>
        <w:t xml:space="preserve">, prouver la boucle complète Need → Decision → System → Evidence → Controlled Change, puis démontrer que des standards, profiles, policies, Design Systems et extensions peuvent être réellement réutilisés entre plusieurs systèmes et équipes.</w:t>
      </w:r>
    </w:p>
    <w:p w:rsidR="00000000" w:rsidDel="00000000" w:rsidP="00000000" w:rsidRDefault="00000000" w:rsidRPr="00000000" w14:paraId="00000027">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8">
      <w:pPr>
        <w:spacing w:after="100" w:before="0" w:line="276" w:lineRule="auto"/>
        <w:rPr>
          <w:rFonts w:ascii="Roboto" w:cs="Roboto" w:eastAsia="Roboto" w:hAnsi="Roboto"/>
          <w:sz w:val="21"/>
          <w:szCs w:val="21"/>
        </w:rPr>
      </w:pPr>
      <w:r>
        <w:rPr>
          <w:rFonts w:ascii="Roboto" w:hAnsi="Roboto" w:eastAsia="Roboto"/>
        </w:rPr>
        <w:t>Le point de départ technique de la roadmap est E0 — Contract Foundation. Le brief d’exécution existe déjà dans l’étude, mais aucune exécution réelle du repository n’est présumée dans ce document. Avant de lancer E0, l’état Git réel doit être inspecté; il prévaut sur toute photographie historique. E0 ne peut conduire à E1 que si ses critères P1–P10 sont PASS.</w:t>
      </w:r>
    </w:p>
    <w:p w:rsidR="00000000" w:rsidDel="00000000" w:rsidP="00000000" w:rsidRDefault="00000000" w:rsidRPr="00000000" w14:paraId="0000002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A">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La progression commerciale suit le même ordre causal. Community / Local permet l’adoption et la preuve du cœur. V1 ouvre les premiers design-partner pilots. V2 rend Team et Organization réellement crédibles par la réutilisation multi-systèmes. V3 renforce la valeur récurrente lifecycle/brownfield. V4 permet les contrats Enterprise/Sovereign, self-hosted, air-gapped et private worker. V5 exploite enfin le socle structuré pour des agents plus autonomes sans élargir leur autorité implicitement.</w:t>
      </w:r>
    </w:p>
    <w:p w:rsidR="00000000" w:rsidDel="00000000" w:rsidP="00000000" w:rsidRDefault="00000000" w:rsidRPr="00000000" w14:paraId="0000002B">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C">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La règle de gouvernance de la roadmap est : RELEASE GATE OVER CALENDAR. Une release est une capacité cohérente utilisable, prouvée par des scénarios, des tests, des Evidence et des résultats utilisateurs ; ce n’est pas une liste de fichiers terminés.</w:t>
      </w:r>
    </w:p>
    <w:p w:rsidR="00000000" w:rsidDel="00000000" w:rsidP="00000000" w:rsidRDefault="00000000" w:rsidRPr="00000000" w14:paraId="0000002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2E">
      <w:pPr>
        <w:pStyle w:val="Heading1"/>
        <w:keepNext/>
        <w:keepLines/>
        <w:pageBreakBefore w:val="1"/>
        <w:spacing w:after="100" w:lineRule="auto"/>
        <w:rPr>
          <w:b w:val="1"/>
          <w:bCs w:val="1"/>
          <w:color w:val="0f172a"/>
          <w:sz w:val="32"/>
          <w:szCs w:val="32"/>
        </w:rPr>
      </w:pPr>
      <w:bookmarkStart w:colFirst="0" w:colLast="0" w:name="_20l8lqaxco73" w:id="5"/>
      <w:bookmarkEnd w:id="5"/>
      <w:r>
        <w:rPr>
          <w:rFonts w:ascii="Montserrat" w:hAnsi="Montserrat" w:eastAsia="Montserrat"/>
          <w:b w:val="1"/>
          <w:bCs w:val="1"/>
          <w:color w:val="11102A"/>
          <w:sz w:val="32"/>
          <w:szCs w:val="32"/>
          <w:rtl w:val="0"/>
        </w:rPr>
        <w:t xml:space="preserve">SOMMAIRE</w:t>
      </w:r>
    </w:p>
    <w:p w:rsidR="00000000" w:rsidDel="00000000" w:rsidP="00000000" w:rsidRDefault="00000000" w:rsidRPr="00000000" w14:paraId="0000002F">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1. Introduction — objet, périmètre et méthode</w:t>
      </w:r>
    </w:p>
    <w:p w:rsidR="00000000" w:rsidDel="00000000" w:rsidP="00000000" w:rsidRDefault="00000000" w:rsidRPr="00000000" w14:paraId="00000030">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2. Contexte — point de départ et contraintes de transition</w:t>
      </w:r>
    </w:p>
    <w:p w:rsidR="00000000" w:rsidDel="00000000" w:rsidP="00000000" w:rsidRDefault="00000000" w:rsidRPr="00000000" w14:paraId="00000031">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3. Enjeux — ce que la roadmap doit protéger</w:t>
      </w:r>
    </w:p>
    <w:p w:rsidR="00000000" w:rsidDel="00000000" w:rsidP="00000000" w:rsidRDefault="00000000" w:rsidRPr="00000000" w14:paraId="00000032">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4. Choix de planification effectués et justification</w:t>
      </w:r>
    </w:p>
    <w:p w:rsidR="00000000" w:rsidDel="00000000" w:rsidP="00000000" w:rsidRDefault="00000000" w:rsidRPr="00000000" w14:paraId="00000033">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5. Concepts de roadmap expliqués simplement</w:t>
      </w:r>
    </w:p>
    <w:p w:rsidR="00000000" w:rsidDel="00000000" w:rsidP="00000000" w:rsidRDefault="00000000" w:rsidRPr="00000000" w14:paraId="00000034">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6. Scénarios concrets d’exécution</w:t>
      </w:r>
    </w:p>
    <w:p w:rsidR="00000000" w:rsidDel="00000000" w:rsidP="00000000" w:rsidRDefault="00000000" w:rsidRPr="00000000" w14:paraId="00000036">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8. Implications concrètes</w:t>
      </w:r>
    </w:p>
    <w:p w:rsidR="00000000" w:rsidDel="00000000" w:rsidP="00000000" w:rsidRDefault="00000000" w:rsidRPr="00000000" w14:paraId="00000037">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9. Conclusion — décision de démarrage et règle de passage</w:t>
      </w:r>
    </w:p>
    <w:p w:rsidR="00000000" w:rsidDel="00000000" w:rsidP="00000000" w:rsidRDefault="00000000" w:rsidRPr="00000000" w14:paraId="00000038">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Annexe A — Références internes principales</w:t>
      </w:r>
    </w:p>
    <w:p w:rsidR="00000000" w:rsidDel="00000000" w:rsidP="00000000" w:rsidRDefault="00000000" w:rsidRPr="00000000" w14:paraId="0000003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3A">
      <w:pPr>
        <w:pStyle w:val="Heading1"/>
        <w:keepNext/>
        <w:keepLines/>
        <w:spacing w:after="100" w:lineRule="auto"/>
        <w:rPr>
          <w:b w:val="1"/>
          <w:bCs w:val="1"/>
          <w:color w:val="0f172a"/>
          <w:sz w:val="32"/>
          <w:szCs w:val="32"/>
        </w:rPr>
      </w:pPr>
      <w:bookmarkStart w:colFirst="0" w:colLast="0" w:name="_jnbp15u93g1" w:id="6"/>
      <w:bookmarkEnd w:id="6"/>
      <w:r>
        <w:rPr>
          <w:rFonts w:ascii="Montserrat" w:hAnsi="Montserrat" w:eastAsia="Montserrat"/>
          <w:b w:val="1"/>
          <w:bCs w:val="1"/>
          <w:color w:val="11102A"/>
          <w:sz w:val="32"/>
          <w:szCs w:val="32"/>
          <w:rtl w:val="0"/>
        </w:rPr>
        <w:t xml:space="preserve">REPÈRES DE LECTURE ET SIGLES</w:t>
      </w:r>
    </w:p>
    <w:p w:rsidR="00000000" w:rsidDel="00000000" w:rsidP="00000000" w:rsidRDefault="00000000" w:rsidRPr="00000000" w14:paraId="0000003B">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R0 — horizon de transition et de preuve du nouveau Kernel.</w:t>
      </w:r>
    </w:p>
    <w:p w:rsidR="00000000" w:rsidDel="00000000" w:rsidP="00000000" w:rsidRDefault="00000000" w:rsidRPr="00000000" w14:paraId="0000003C">
      <w:pPr>
        <w:keepLines/>
        <w:spacing w:after="100" w:before="0" w:line="276" w:lineRule="auto"/>
        <w:rPr>
          <w:rFonts w:ascii="Roboto" w:cs="Roboto" w:eastAsia="Roboto" w:hAnsi="Roboto"/>
          <w:sz w:val="21"/>
          <w:szCs w:val="21"/>
        </w:rPr>
      </w:pPr>
      <w:r>
        <w:rPr>
          <w:rFonts w:ascii="Roboto" w:hAnsi="Roboto" w:eastAsia="Roboto"/>
        </w:rPr>
        <w:t>V1 à V5 — horizons de release successifs de la même North Star; ils ne désignent pas des produits indépendants.</w:t>
      </w:r>
    </w:p>
    <w:p w:rsidR="00000000" w:rsidDel="00000000" w:rsidP="00000000" w:rsidRDefault="00000000" w:rsidRPr="00000000" w14:paraId="0000003D">
      <w:pPr>
        <w:keepLines/>
        <w:spacing w:after="100" w:before="0" w:line="276" w:lineRule="auto"/>
        <w:rPr>
          <w:rFonts w:ascii="Roboto" w:cs="Roboto" w:eastAsia="Roboto" w:hAnsi="Roboto"/>
          <w:sz w:val="21"/>
          <w:szCs w:val="21"/>
        </w:rPr>
      </w:pPr>
      <w:r>
        <w:rPr>
          <w:rFonts w:ascii="Roboto" w:hAnsi="Roboto" w:eastAsia="Roboto"/>
        </w:rPr>
        <w:t>Y1 à Y5 — années du scénario de planification du Plan d’affaires.</w:t>
      </w:r>
    </w:p>
    <w:p w:rsidR="00000000" w:rsidDel="00000000" w:rsidP="00000000" w:rsidRDefault="00000000" w:rsidRPr="00000000" w14:paraId="0000003E">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E0 à E10 — missions techniques séquencées du premier cycle de transition.</w:t>
      </w:r>
    </w:p>
    <w:p w:rsidR="00000000" w:rsidDel="00000000" w:rsidP="00000000" w:rsidRDefault="00000000" w:rsidRPr="00000000" w14:paraId="0000003F">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AI — Artificial Intelligence.</w:t>
      </w:r>
    </w:p>
    <w:p w:rsidR="00000000" w:rsidDel="00000000" w:rsidP="00000000" w:rsidRDefault="00000000" w:rsidRPr="00000000" w14:paraId="00000040">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API — Application Programming Interface.</w:t>
      </w:r>
    </w:p>
    <w:p w:rsidR="00000000" w:rsidDel="00000000" w:rsidP="00000000" w:rsidRDefault="00000000" w:rsidRPr="00000000" w14:paraId="00000041">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CLI — Command-Line Interface.</w:t>
      </w:r>
    </w:p>
    <w:p w:rsidR="00000000" w:rsidDel="00000000" w:rsidP="00000000" w:rsidRDefault="00000000" w:rsidRPr="00000000" w14:paraId="00000042">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FCFA — Franc de la Communauté Financière Africaine.</w:t>
      </w:r>
    </w:p>
    <w:p w:rsidR="00000000" w:rsidDel="00000000" w:rsidP="00000000" w:rsidRDefault="00000000" w:rsidRPr="00000000" w14:paraId="00000043">
      <w:pPr>
        <w:keepLines/>
        <w:spacing w:after="100" w:before="0" w:line="276" w:lineRule="auto"/>
        <w:rPr>
          <w:rFonts w:ascii="Roboto" w:cs="Roboto" w:eastAsia="Roboto" w:hAnsi="Roboto"/>
          <w:sz w:val="21"/>
          <w:szCs w:val="21"/>
        </w:rPr>
      </w:pPr>
      <w:r>
        <w:rPr>
          <w:rFonts w:ascii="Roboto" w:hAnsi="Roboto" w:eastAsia="Roboto"/>
        </w:rPr>
        <w:t>GTM — Stratégie de mise sur le marché.</w:t>
      </w:r>
    </w:p>
    <w:p w:rsidR="00000000" w:rsidDel="00000000" w:rsidP="00000000" w:rsidRDefault="00000000" w:rsidRPr="00000000" w14:paraId="00000044">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IR — Intermediate Representation.</w:t>
      </w:r>
    </w:p>
    <w:p w:rsidR="00000000" w:rsidDel="00000000" w:rsidP="00000000" w:rsidRDefault="00000000" w:rsidRPr="00000000" w14:paraId="00000045">
      <w:pPr>
        <w:keepLines/>
        <w:spacing w:after="100" w:before="0" w:line="276" w:lineRule="auto"/>
        <w:rPr>
          <w:rFonts w:ascii="Roboto" w:cs="Roboto" w:eastAsia="Roboto" w:hAnsi="Roboto"/>
          <w:sz w:val="21"/>
          <w:szCs w:val="21"/>
        </w:rPr>
      </w:pPr>
      <w:r>
        <w:rPr>
          <w:rFonts w:ascii="Roboto" w:cs="Roboto" w:eastAsia="Roboto" w:hAnsi="Roboto"/>
          <w:sz w:val="21"/>
          <w:szCs w:val="21"/>
          <w:rtl w:val="0"/>
        </w:rPr>
        <w:t xml:space="preserve">SDK — Software Development Kit.</w:t>
      </w:r>
    </w:p>
    <w:p w:rsidR="00000000" w:rsidDel="00000000" w:rsidP="00000000" w:rsidRDefault="00000000" w:rsidRPr="00000000" w14:paraId="00000046">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50">
      <w:pPr>
        <w:pStyle w:val="Heading1"/>
        <w:keepNext/>
        <w:keepLines/>
        <w:spacing w:after="100" w:lineRule="auto"/>
        <w:rPr>
          <w:rFonts w:ascii="Roboto" w:cs="Roboto" w:eastAsia="Roboto" w:hAnsi="Roboto"/>
        </w:rPr>
      </w:pPr>
      <w:bookmarkStart w:colFirst="0" w:colLast="0" w:name="_vq3q91kycafh" w:id="8"/>
      <w:bookmarkEnd w:id="8"/>
      <w:r>
        <w:rPr>
          <w:rFonts w:ascii="Montserrat" w:cs="Roboto" w:eastAsia="Montserrat" w:hAnsi="Montserrat"/>
          <w:color w:val="11102A"/>
          <w:rtl w:val="0"/>
        </w:rPr>
        <w:t xml:space="preserve">1. INTRODUCTION — OBJET, PÉRIMÈTRE ET MÉTHODE</w:t>
      </w:r>
    </w:p>
    <w:p w:rsidR="00000000" w:rsidDel="00000000" w:rsidP="00000000" w:rsidRDefault="00000000" w:rsidRPr="00000000" w14:paraId="00000051">
      <w:pPr>
        <w:pStyle w:val="Heading2"/>
        <w:keepNext/>
        <w:keepLines/>
        <w:spacing w:after="100" w:lineRule="auto"/>
        <w:rPr>
          <w:rFonts w:ascii="Roboto" w:cs="Roboto" w:eastAsia="Roboto" w:hAnsi="Roboto"/>
        </w:rPr>
      </w:pPr>
      <w:bookmarkStart w:colFirst="0" w:colLast="0" w:name="_jvhlisrcjbbp" w:id="9"/>
      <w:bookmarkEnd w:id="9"/>
      <w:r>
        <w:rPr>
          <w:rFonts w:ascii="Montserrat" w:cs="Roboto" w:eastAsia="Montserrat" w:hAnsi="Montserrat"/>
          <w:color w:val="11102A"/>
          <w:rtl w:val="0"/>
        </w:rPr>
        <w:t xml:space="preserve">1.1 Objet du document</w:t>
      </w:r>
    </w:p>
    <w:p w:rsidR="00000000" w:rsidDel="00000000" w:rsidP="00000000" w:rsidRDefault="00000000" w:rsidRPr="00000000" w14:paraId="00000052">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Ce document transforme la finalité produit et les plans techniques de l’étude en trajectoire de versions exploitable. Il précise l’ordre de construction, les capacités attendues à chaque horizon, les dépendances, les missions techniques du premier cycle, les critères de sortie, les liens avec le modèle économique et les conséquences pour l’équipe et l’investissement.</w:t>
      </w:r>
    </w:p>
    <w:p w:rsidR="00000000" w:rsidDel="00000000" w:rsidP="00000000" w:rsidRDefault="00000000" w:rsidRPr="00000000" w14:paraId="00000053">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54">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Il s’adresse aux fondateurs, responsables produit et engineering, investisseurs, partenaires techniques, design partners, responsables finance/GTM et décideurs chargés de savoir ce qui doit être prouvé avant d’engager l’étape suivante.</w:t>
      </w:r>
    </w:p>
    <w:p w:rsidR="00000000" w:rsidDel="00000000" w:rsidP="00000000" w:rsidRDefault="00000000" w:rsidRPr="00000000" w14:paraId="0000005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56">
      <w:pPr>
        <w:pStyle w:val="Heading2"/>
        <w:keepNext/>
        <w:keepLines/>
        <w:spacing w:after="100" w:lineRule="auto"/>
        <w:rPr>
          <w:rFonts w:ascii="Roboto" w:cs="Roboto" w:eastAsia="Roboto" w:hAnsi="Roboto"/>
        </w:rPr>
      </w:pPr>
      <w:bookmarkStart w:colFirst="0" w:colLast="0" w:name="_urwld2mmhpd7" w:id="10"/>
      <w:bookmarkEnd w:id="10"/>
      <w:r>
        <w:rPr>
          <w:rFonts w:ascii="Montserrat" w:cs="Roboto" w:eastAsia="Montserrat" w:hAnsi="Montserrat"/>
          <w:color w:val="11102A"/>
          <w:rtl w:val="0"/>
        </w:rPr>
        <w:t xml:space="preserve">1.2 Périmètre</w:t>
      </w:r>
    </w:p>
    <w:p w:rsidR="00000000" w:rsidDel="00000000" w:rsidP="00000000" w:rsidRDefault="00000000" w:rsidRPr="00000000" w14:paraId="00000057">
      <w:pPr>
        <w:spacing w:after="100" w:before="0" w:line="276" w:lineRule="auto"/>
        <w:rPr>
          <w:rFonts w:ascii="Roboto" w:cs="Roboto" w:eastAsia="Roboto" w:hAnsi="Roboto"/>
          <w:sz w:val="21"/>
          <w:szCs w:val="21"/>
        </w:rPr>
      </w:pPr>
      <w:r>
        <w:rPr>
          <w:rFonts w:ascii="Roboto" w:hAnsi="Roboto" w:eastAsia="Roboto"/>
        </w:rPr>
        <w:t>La roadmap couvre le produit final, pas un MVP présenté comme destination. Les releases intermédiaires sont volontairement limitées afin de réduire le risque dans le bon ordre, mais toutes appartiennent à la même North Star. Le document ne constitue pas un rapport d’avancement du repository: il définit la trajectoire cible à suivre lorsque le développement est autorisé.</w:t>
      </w:r>
    </w:p>
    <w:p w:rsidR="00000000" w:rsidDel="00000000" w:rsidP="00000000" w:rsidRDefault="00000000" w:rsidRPr="00000000" w14:paraId="00000058">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59">
      <w:pPr>
        <w:pStyle w:val="Heading2"/>
        <w:keepNext/>
        <w:keepLines/>
        <w:spacing w:after="100" w:lineRule="auto"/>
        <w:rPr>
          <w:rFonts w:ascii="Roboto" w:cs="Roboto" w:eastAsia="Roboto" w:hAnsi="Roboto"/>
        </w:rPr>
      </w:pPr>
      <w:bookmarkStart w:colFirst="0" w:colLast="0" w:name="_9d9kyrhnm0vx" w:id="11"/>
      <w:bookmarkEnd w:id="11"/>
      <w:r>
        <w:rPr>
          <w:rFonts w:ascii="Montserrat" w:cs="Roboto" w:eastAsia="Montserrat" w:hAnsi="Montserrat"/>
          <w:color w:val="11102A"/>
          <w:rtl w:val="0"/>
        </w:rPr>
        <w:t xml:space="preserve">1.3 Méthode de planification</w:t>
      </w:r>
    </w:p>
    <w:p w:rsidR="00000000" w:rsidDel="00000000" w:rsidP="00000000" w:rsidRDefault="00000000" w:rsidRPr="00000000" w14:paraId="0000005A">
      <w:pPr>
        <w:spacing w:after="100" w:before="0" w:line="276" w:lineRule="auto"/>
        <w:rPr>
          <w:rFonts w:ascii="Roboto" w:cs="Roboto" w:eastAsia="Roboto" w:hAnsi="Roboto"/>
          <w:sz w:val="21"/>
          <w:szCs w:val="21"/>
        </w:rPr>
      </w:pPr>
      <w:r>
        <w:rPr>
          <w:rFonts w:ascii="Roboto" w:hAnsi="Roboto" w:eastAsia="Roboto"/>
        </w:rPr>
        <w:t>La planification croise quatre sources internes: le Target Product Mandate, la Product Roadmap from Finality to Releases, le Technical Transition Mission Plan et le Mission E0 Execution Brief. Les choix financiers sont alignés sur le Plan d’affaires final. Lorsqu’une durée n’était pas fixée par l’étude, le présent dossier adopte une baseline explicite et cohérente avec l’enveloppe de financement et le niveau d’effort attendu.</w:t>
      </w:r>
    </w:p>
    <w:p w:rsidR="00000000" w:rsidDel="00000000" w:rsidP="00000000" w:rsidRDefault="00000000" w:rsidRPr="00000000" w14:paraId="0000005B">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5C">
      <w:pPr>
        <w:spacing w:after="100" w:before="0" w:line="276" w:lineRule="auto"/>
        <w:rPr>
          <w:rFonts w:ascii="Roboto" w:cs="Roboto" w:eastAsia="Roboto" w:hAnsi="Roboto"/>
          <w:sz w:val="21"/>
          <w:szCs w:val="21"/>
        </w:rPr>
      </w:pPr>
      <w:r>
        <w:rPr>
          <w:rFonts w:ascii="Roboto" w:hAnsi="Roboto" w:eastAsia="Roboto"/>
        </w:rPr>
        <w:t>La méthode suit la chaîne: FINALITÉ → RISQUES STRUCTURANTS → PREUVES NÉCESSAIRES → RELEASES → EXIT CRITERIA → DÉCISION DE PASSAGE. Cette approche évite de confondre activité de développement et progression réelle du produit.</w:t>
      </w:r>
    </w:p>
    <w:p w:rsidR="00000000" w:rsidDel="00000000" w:rsidP="00000000" w:rsidRDefault="00000000" w:rsidRPr="00000000" w14:paraId="0000005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5E">
      <w:pPr>
        <w:pStyle w:val="Heading1"/>
        <w:keepNext/>
        <w:keepLines/>
        <w:spacing w:after="100" w:lineRule="auto"/>
        <w:rPr>
          <w:rFonts w:ascii="Roboto" w:cs="Roboto" w:eastAsia="Roboto" w:hAnsi="Roboto"/>
        </w:rPr>
      </w:pPr>
      <w:bookmarkStart w:colFirst="0" w:colLast="0" w:name="_qtmnd1oru61t" w:id="12"/>
      <w:bookmarkEnd w:id="12"/>
      <w:r>
        <w:rPr>
          <w:rFonts w:ascii="Montserrat" w:cs="Roboto" w:eastAsia="Montserrat" w:hAnsi="Montserrat"/>
          <w:color w:val="11102A"/>
          <w:rtl w:val="0"/>
        </w:rPr>
        <w:t xml:space="preserve">2. CONTEXTE — POINT DE DÉPART ET CONTRAINTES DE TRANSITION</w:t>
      </w:r>
    </w:p>
    <w:p w:rsidR="00000000" w:rsidDel="00000000" w:rsidP="00000000" w:rsidRDefault="00000000" w:rsidRPr="00000000" w14:paraId="0000005F">
      <w:pPr>
        <w:pStyle w:val="Heading2"/>
        <w:keepNext/>
        <w:keepLines/>
        <w:spacing w:after="100" w:lineRule="auto"/>
        <w:rPr>
          <w:rFonts w:ascii="Roboto" w:cs="Roboto" w:eastAsia="Roboto" w:hAnsi="Roboto"/>
        </w:rPr>
      </w:pPr>
      <w:bookmarkStart w:colFirst="0" w:colLast="0" w:name="_vfd8ywxpnztu" w:id="13"/>
      <w:bookmarkEnd w:id="13"/>
      <w:r>
        <w:rPr>
          <w:rFonts w:ascii="Montserrat" w:cs="Roboto" w:eastAsia="Montserrat" w:hAnsi="Montserrat"/>
          <w:color w:val="11102A"/>
          <w:rtl w:val="0"/>
        </w:rPr>
        <w:t xml:space="preserve">2.1 Une étude terminée, une implémentation cible encore à matérialiser</w:t>
      </w:r>
    </w:p>
    <w:p w:rsidR="00000000" w:rsidDel="00000000" w:rsidP="00000000" w:rsidRDefault="00000000" w:rsidRPr="00000000" w14:paraId="00000060">
      <w:pPr>
        <w:spacing w:after="100" w:before="0" w:line="276" w:lineRule="auto"/>
        <w:rPr>
          <w:rFonts w:ascii="Roboto" w:cs="Roboto" w:eastAsia="Roboto" w:hAnsi="Roboto"/>
          <w:sz w:val="21"/>
          <w:szCs w:val="21"/>
        </w:rPr>
      </w:pPr>
      <w:r>
        <w:rPr>
          <w:rFonts w:ascii="Roboto" w:hAnsi="Roboto" w:eastAsia="Roboto"/>
        </w:rPr>
        <w:t>L’étude a arrêté la finalité d’ENISTERE FOUNDATION, son architecture à trois plans, ses objets autoritatifs, son modèle Desired / Resolved / Observed, ses frontières AI, son Extension Protocol cible, son lifecycle, son brownfield et son modèle de déploiement. Le dossier projet peut donc planifier le développement sans rouvrir la définition générale du produit à chaque mission.</w:t>
      </w:r>
    </w:p>
    <w:p w:rsidR="00000000" w:rsidDel="00000000" w:rsidP="00000000" w:rsidRDefault="00000000" w:rsidRPr="00000000" w14:paraId="00000061">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62">
      <w:pPr>
        <w:spacing w:after="100" w:before="0" w:line="276" w:lineRule="auto"/>
        <w:rPr>
          <w:rFonts w:ascii="Roboto" w:cs="Roboto" w:eastAsia="Roboto" w:hAnsi="Roboto"/>
          <w:sz w:val="21"/>
          <w:szCs w:val="21"/>
        </w:rPr>
      </w:pPr>
      <w:del w:id="9007" w:author="Claude" w:date="2026-09-25T00:00:00Z">
        <w:r>
          <w:rPr>
            <w:rFonts w:ascii="Roboto" w:hAnsi="Roboto" w:eastAsia="Roboto"/>
          </w:rPr>
          <w:delText xml:space="preserve">Le repository expérimental constitue cependant une preuve et non l’architecture finale. Il possède déjà des actifs importants: pipeline Blueprint → CSM → ResolvedSystem → GenerationPlan, modèles déterministes, digests, runtime contracts, sept starters, Platform Baseline, capability manifests, conformance, goldens et regeneration ownership-aware. La roadmap doit réutiliser ces actifs sans faire de leur forme actuelle une contrainte constitutionnelle.</w:delText>
        </w:r>
      </w:del>
      <w:ins w:id="9008" w:author="Claude" w:date="2026-09-25T00:00:00Z">
        <w:r>
          <w:rPr>
            <w:rFonts w:ascii="Roboto" w:hAnsi="Roboto" w:eastAsia="Roboto"/>
          </w:rPr>
          <w:t xml:space="preserve">Le repository expérimental a servi de preuve exploratoire, mais il n’a jamais été mis en production ni utilisé. Il a donc été retiré au début de R0 (ADR-094) : ses enseignements — modèles déterministes, digests, runtime contracts, Platform Baseline, conformance, goldens et regeneration ownership-aware — guident la conception, mais aucun de ses actifs n’est repris tel quel ni ne contraint la cible.</w:t>
        </w:r>
      </w:ins>
    </w:p>
    <w:p w:rsidR="00000000" w:rsidDel="00000000" w:rsidP="00000000" w:rsidRDefault="00000000" w:rsidRPr="00000000" w14:paraId="00000063">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64">
      <w:pPr>
        <w:pStyle w:val="Heading2"/>
        <w:keepNext/>
        <w:keepLines/>
        <w:spacing w:after="100" w:lineRule="auto"/>
        <w:rPr>
          <w:rFonts w:ascii="Roboto" w:cs="Roboto" w:eastAsia="Roboto" w:hAnsi="Roboto"/>
        </w:rPr>
      </w:pPr>
      <w:bookmarkStart w:colFirst="0" w:colLast="0" w:name="_a9rglkerj35o" w:id="14"/>
      <w:bookmarkEnd w:id="14"/>
      <w:r>
        <w:rPr>
          <w:rFonts w:ascii="Montserrat" w:cs="Roboto" w:eastAsia="Montserrat" w:hAnsi="Montserrat"/>
          <w:color w:val="11102A"/>
          <w:rtl w:val="0"/>
        </w:rPr>
        <w:t xml:space="preserve">2.2 Le prochain point technique est connu</w:t>
      </w:r>
    </w:p>
    <w:p w:rsidR="00000000" w:rsidDel="00000000" w:rsidP="00000000" w:rsidRDefault="00000000" w:rsidRPr="00000000" w14:paraId="00000065">
      <w:pPr>
        <w:spacing w:after="100" w:before="0" w:line="276" w:lineRule="auto"/>
        <w:rPr>
          <w:rFonts w:ascii="Roboto" w:cs="Roboto" w:eastAsia="Roboto" w:hAnsi="Roboto"/>
          <w:sz w:val="21"/>
          <w:szCs w:val="21"/>
        </w:rPr>
      </w:pPr>
      <w:r>
        <w:rPr>
          <w:rFonts w:ascii="Roboto" w:hAnsi="Roboto" w:eastAsia="Roboto"/>
        </w:rPr>
        <w:t xml:space="preserve">Le plan de transition technique définit E0 → E1 → E2 → E3 → E4 → E5 → E6 → E7 → E8 → E9 → E10. E0 introduit les sept contrats autoritatifs minimaux; </w:t>
      </w:r>
      <w:del w:id="9009" w:author="Claude" w:date="2026-09-25T00:00:00Z">
        <w:r>
          <w:rPr>
            <w:rFonts w:ascii="Roboto" w:hAnsi="Roboto" w:eastAsia="Roboto"/>
          </w:rPr>
          <w:delText xml:space="preserve">E1 crée la Kernel Façade; E2 prouve le protocole d’adapter; E3 sépare System Definition et IR interne.</w:delText>
        </w:r>
      </w:del>
      <w:ins w:id="9010" w:author="Claude" w:date="2026-09-25T00:00:00Z">
        <w:r>
          <w:rPr>
            <w:rFonts w:ascii="Roboto" w:hAnsi="Roboto" w:eastAsia="Roboto"/>
          </w:rPr>
          <w:t xml:space="preserve">E1 crée la Kernel Façade et sa chaîne native (System Closure → IR → résolution → plan); E2 prouve le protocole d’adapter; E3 introduit le Domain IR et enrichit l’IR.</w:t>
        </w:r>
      </w:ins>
      <w:r>
        <w:rPr>
          <w:rFonts w:ascii="Roboto" w:hAnsi="Roboto" w:eastAsia="Roboto"/>
        </w:rPr>
        <w:t xml:space="preserve"> E4–E8 prouvent ownership, Evidence, Domain Contract, organization/design bindings, Day-2 change et substitution de runtime; E9 réalise le golden compétitif; </w:t>
      </w:r>
      <w:del w:id="9011" w:author="Claude" w:date="2026-09-25T00:00:00Z">
        <w:r>
          <w:rPr>
            <w:rFonts w:ascii="Roboto" w:hAnsi="Roboto" w:eastAsia="Roboto"/>
          </w:rPr>
          <w:delText xml:space="preserve">E10 ne coupe vers le nouveau chemin canonique que si les preuves précédentes sont suffisantes.</w:delText>
        </w:r>
      </w:del>
      <w:ins w:id="9012" w:author="Claude" w:date="2026-09-25T00:00:00Z">
        <w:r>
          <w:rPr>
            <w:rFonts w:ascii="Roboto" w:hAnsi="Roboto" w:eastAsia="Roboto"/>
          </w:rPr>
          <w:t xml:space="preserve">E10 ne déclare le chemin Foundation canonique pour la V1 que si les preuves précédentes sont suffisantes.</w:t>
        </w:r>
      </w:ins>
    </w:p>
    <w:p w:rsidR="00000000" w:rsidDel="00000000" w:rsidP="00000000" w:rsidRDefault="00000000" w:rsidRPr="00000000" w14:paraId="00000066">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67">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Le Mission E0 Execution Brief est prêt comme instruction d’exécution, mais il n’équivaut pas à une mission déjà exécutée. Le premier acte de développement reste donc un preflight Git et repository complet, suivi seulement ensuite de l’implémentation E0 dans le périmètre autorisé.</w:t>
      </w:r>
    </w:p>
    <w:p w:rsidR="00000000" w:rsidDel="00000000" w:rsidP="00000000" w:rsidRDefault="00000000" w:rsidRPr="00000000" w14:paraId="00000068">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69">
      <w:pPr>
        <w:pStyle w:val="Heading2"/>
        <w:keepNext/>
        <w:keepLines/>
        <w:spacing w:after="100" w:lineRule="auto"/>
        <w:rPr>
          <w:rFonts w:ascii="Roboto" w:cs="Roboto" w:eastAsia="Roboto" w:hAnsi="Roboto"/>
        </w:rPr>
      </w:pPr>
      <w:bookmarkStart w:colFirst="0" w:colLast="0" w:name="_xdyqfxxyf2ij" w:id="15"/>
      <w:bookmarkEnd w:id="15"/>
      <w:r>
        <w:rPr>
          <w:rFonts w:ascii="Montserrat" w:cs="Roboto" w:eastAsia="Montserrat" w:hAnsi="Montserrat"/>
          <w:color w:val="11102A"/>
          <w:rtl w:val="0"/>
        </w:rPr>
        <w:t xml:space="preserve">2.3 Contraintes structurantes</w:t>
      </w:r>
    </w:p>
    <w:p w:rsidR="00000000" w:rsidDel="00000000" w:rsidP="00000000" w:rsidRDefault="00000000" w:rsidRPr="00000000" w14:paraId="0000006A">
      <w:pPr>
        <w:spacing w:after="100" w:before="0" w:line="276" w:lineRule="auto"/>
        <w:rPr>
          <w:rFonts w:ascii="Roboto" w:cs="Roboto" w:eastAsia="Roboto" w:hAnsi="Roboto"/>
          <w:sz w:val="21"/>
          <w:szCs w:val="21"/>
        </w:rPr>
      </w:pPr>
      <w:del w:id="9013" w:author="Claude" w:date="2026-09-25T00:00:00Z">
        <w:r>
          <w:rPr>
            <w:rFonts w:ascii="Roboto" w:cs="Roboto" w:eastAsia="Roboto" w:hAnsi="Roboto"/>
            <w:sz w:val="21"/>
            <w:szCs w:val="21"/>
            <w:rtl w:val="0"/>
          </w:rPr>
          <w:delText xml:space="preserve">La transition ne peut pas être une réécriture générale. Les goldens et preuves utiles doivent rester verts ou être remplacés par une preuve au moins équivalente.</w:delText>
        </w:r>
      </w:del>
      <w:ins w:id="9014" w:author="Claude" w:date="2026-09-25T00:00:00Z">
        <w:r>
          <w:rPr>
            <w:rFonts w:ascii="Roboto" w:cs="Roboto" w:eastAsia="Roboto" w:hAnsi="Roboto"/>
            <w:sz w:val="21"/>
            <w:szCs w:val="21"/>
            <w:rtl w:val="0"/>
          </w:rPr>
          <w:t xml:space="preserve">Le laboratoire n’ayant jamais été exploité, il est retiré plutôt que migré (ADR-094) ; le nouveau Kernel se construit mission par mission. Les goldens du nouveau Kernel doivent rester verts ou être remplacés par une preuve au moins équivalente.</w:t>
        </w:r>
      </w:ins>
      <w:r>
        <w:rPr>
          <w:rFonts w:ascii="Roboto" w:cs="Roboto" w:eastAsia="Roboto" w:hAnsi="Roboto"/>
          <w:sz w:val="21"/>
          <w:szCs w:val="21"/>
          <w:rtl w:val="0"/>
        </w:rPr>
        <w:t xml:space="preserve"> Aucun chemin parallèle durable n’est acceptable. Les artefacts autoritatifs doivent être versionnés, validés et déterministes lorsque leur sémantique l’exige. Le Kernel ne doit pas hardcoder les frameworks. Les generated systems restent source-owned et opérationnels sans runtime Foundation obligatoire.</w:t>
      </w:r>
    </w:p>
    <w:p w:rsidR="00000000" w:rsidDel="00000000" w:rsidP="00000000" w:rsidRDefault="00000000" w:rsidRPr="00000000" w14:paraId="0000006B">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6C">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La progression produit doit également rester cohérente avec le modèle commercial. Construire trop tôt self-host, marketplace, brownfield multi-langage ou une grande Web UI consommerait le financement avant que la différence Foundation soit prouvée. À l’inverse, retarder Evidence, ownership ou Day-2 détruirait la proposition de valeur récurrente.</w:t>
      </w:r>
    </w:p>
    <w:p w:rsidR="00000000" w:rsidDel="00000000" w:rsidP="00000000" w:rsidRDefault="00000000" w:rsidRPr="00000000" w14:paraId="0000006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6E">
      <w:pPr>
        <w:pStyle w:val="Heading1"/>
        <w:keepNext/>
        <w:keepLines/>
        <w:spacing w:after="100" w:lineRule="auto"/>
        <w:rPr>
          <w:rFonts w:ascii="Roboto" w:cs="Roboto" w:eastAsia="Roboto" w:hAnsi="Roboto"/>
        </w:rPr>
      </w:pPr>
      <w:bookmarkStart w:colFirst="0" w:colLast="0" w:name="_gxxaavsjhdsc" w:id="16"/>
      <w:bookmarkEnd w:id="16"/>
      <w:r>
        <w:rPr>
          <w:rFonts w:ascii="Montserrat" w:cs="Roboto" w:eastAsia="Montserrat" w:hAnsi="Montserrat"/>
          <w:color w:val="11102A"/>
          <w:rtl w:val="0"/>
        </w:rPr>
        <w:t xml:space="preserve">3. ENJEUX — CE QUE LA ROADMAP DOIT PROTÉGER</w:t>
      </w:r>
    </w:p>
    <w:p w:rsidR="00000000" w:rsidDel="00000000" w:rsidP="00000000" w:rsidRDefault="00000000" w:rsidRPr="00000000" w14:paraId="0000006F">
      <w:pPr>
        <w:pStyle w:val="Heading2"/>
        <w:keepNext/>
        <w:keepLines/>
        <w:spacing w:after="100" w:lineRule="auto"/>
        <w:rPr>
          <w:rFonts w:ascii="Roboto" w:cs="Roboto" w:eastAsia="Roboto" w:hAnsi="Roboto"/>
        </w:rPr>
      </w:pPr>
      <w:bookmarkStart w:colFirst="0" w:colLast="0" w:name="_jvsh6sss71nc" w:id="17"/>
      <w:bookmarkEnd w:id="17"/>
      <w:r>
        <w:rPr>
          <w:rFonts w:ascii="Montserrat" w:cs="Roboto" w:eastAsia="Montserrat" w:hAnsi="Montserrat"/>
          <w:color w:val="11102A"/>
          <w:rtl w:val="0"/>
        </w:rPr>
        <w:t xml:space="preserve">3.1 Réduire le risque dans le bon ordre</w:t>
      </w:r>
    </w:p>
    <w:p w:rsidR="00000000" w:rsidDel="00000000" w:rsidP="00000000" w:rsidRDefault="00000000" w:rsidRPr="00000000" w14:paraId="00000070">
      <w:pPr>
        <w:spacing w:after="100" w:before="0" w:line="276" w:lineRule="auto"/>
        <w:rPr>
          <w:rFonts w:ascii="Roboto" w:cs="Roboto" w:eastAsia="Roboto" w:hAnsi="Roboto"/>
          <w:sz w:val="21"/>
          <w:szCs w:val="21"/>
        </w:rPr>
      </w:pPr>
      <w:r>
        <w:rPr>
          <w:rFonts w:ascii="Roboto" w:hAnsi="Roboto" w:eastAsia="Roboto"/>
        </w:rPr>
        <w:t>Le risque initial n’est pas de manquer une fonctionnalité; il est de bâtir une grande plateforme sur un Kernel dont les contrats ne sont pas solides. R0 doit donc fermer le risque de transition et d’extensibilité avant tout investissement important dans l’expérience collaborative ou Enterprise.</w:t>
      </w:r>
    </w:p>
    <w:p w:rsidR="00000000" w:rsidDel="00000000" w:rsidP="00000000" w:rsidRDefault="00000000" w:rsidRPr="00000000" w14:paraId="00000071">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72">
      <w:pPr>
        <w:pStyle w:val="Heading2"/>
        <w:keepNext/>
        <w:keepLines/>
        <w:spacing w:after="100" w:lineRule="auto"/>
        <w:rPr>
          <w:rFonts w:ascii="Roboto" w:cs="Roboto" w:eastAsia="Roboto" w:hAnsi="Roboto"/>
        </w:rPr>
      </w:pPr>
      <w:bookmarkStart w:colFirst="0" w:colLast="0" w:name="_wrufgt83fhrt" w:id="18"/>
      <w:bookmarkEnd w:id="18"/>
      <w:r>
        <w:rPr>
          <w:rFonts w:ascii="Montserrat" w:cs="Roboto" w:eastAsia="Montserrat" w:hAnsi="Montserrat"/>
          <w:color w:val="11102A"/>
          <w:rtl w:val="0"/>
        </w:rPr>
        <w:t xml:space="preserve">3.2 Prouver un delta produit réel</w:t>
      </w:r>
    </w:p>
    <w:p w:rsidR="00000000" w:rsidDel="00000000" w:rsidP="00000000" w:rsidRDefault="00000000" w:rsidRPr="00000000" w14:paraId="00000073">
      <w:pPr>
        <w:spacing w:after="100" w:before="0" w:line="276" w:lineRule="auto"/>
        <w:rPr>
          <w:rFonts w:ascii="Roboto" w:cs="Roboto" w:eastAsia="Roboto" w:hAnsi="Roboto"/>
          <w:sz w:val="21"/>
          <w:szCs w:val="21"/>
        </w:rPr>
      </w:pPr>
      <w:r>
        <w:rPr>
          <w:rFonts w:ascii="Roboto" w:hAnsi="Roboto" w:eastAsia="Roboto"/>
        </w:rPr>
        <w:t>V1 doit montrer que Foundation fait mieux qu’un assemblage de specs, agents, templates, CI et outils spécialisés sur une boucle précise: intention structurée, décisions traçables, system-level compilation, owner work explicite, Evidence et premier changement contrôlé. Si cette boucle n’est pas mesurable, ajouter davantage de modules ne résout pas le problème.</w:t>
      </w:r>
    </w:p>
    <w:p w:rsidR="00000000" w:rsidDel="00000000" w:rsidP="00000000" w:rsidRDefault="00000000" w:rsidRPr="00000000" w14:paraId="00000074">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75">
      <w:pPr>
        <w:pStyle w:val="Heading2"/>
        <w:keepNext/>
        <w:keepLines/>
        <w:spacing w:after="100" w:lineRule="auto"/>
        <w:rPr>
          <w:rFonts w:ascii="Roboto" w:cs="Roboto" w:eastAsia="Roboto" w:hAnsi="Roboto"/>
        </w:rPr>
      </w:pPr>
      <w:bookmarkStart w:colFirst="0" w:colLast="0" w:name="_vc4ltdq9g5j2" w:id="19"/>
      <w:bookmarkEnd w:id="19"/>
      <w:r>
        <w:rPr>
          <w:rFonts w:ascii="Montserrat" w:cs="Roboto" w:eastAsia="Montserrat" w:hAnsi="Montserrat"/>
          <w:color w:val="11102A"/>
          <w:rtl w:val="0"/>
        </w:rPr>
        <w:t xml:space="preserve">3.3 Prouver la réutilisation organisationnelle</w:t>
      </w:r>
    </w:p>
    <w:p w:rsidR="00000000" w:rsidDel="00000000" w:rsidP="00000000" w:rsidRDefault="00000000" w:rsidRPr="00000000" w14:paraId="00000076">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La valeur commerciale forte apparaît lorsqu’une organisation réutilise ses standards sur plusieurs systèmes. V2 doit donc démontrer profile reuse, policy reuse, Design System reuse, private extensions, impact analysis et collaboration sur au moins trois systèmes réels ou réalistes.</w:t>
      </w:r>
    </w:p>
    <w:p w:rsidR="00000000" w:rsidDel="00000000" w:rsidP="00000000" w:rsidRDefault="00000000" w:rsidRPr="00000000" w14:paraId="00000077">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78">
      <w:pPr>
        <w:pStyle w:val="Heading2"/>
        <w:keepNext/>
        <w:keepLines/>
        <w:spacing w:after="100" w:lineRule="auto"/>
        <w:rPr>
          <w:rFonts w:ascii="Roboto" w:cs="Roboto" w:eastAsia="Roboto" w:hAnsi="Roboto"/>
        </w:rPr>
      </w:pPr>
      <w:bookmarkStart w:colFirst="0" w:colLast="0" w:name="_x7q908qw4622" w:id="20"/>
      <w:bookmarkEnd w:id="20"/>
      <w:r>
        <w:rPr>
          <w:rFonts w:ascii="Montserrat" w:cs="Roboto" w:eastAsia="Montserrat" w:hAnsi="Montserrat"/>
          <w:color w:val="11102A"/>
          <w:rtl w:val="0"/>
        </w:rPr>
        <w:t xml:space="preserve">3.4 Prouver que Foundation reste utile après la création</w:t>
      </w:r>
    </w:p>
    <w:p w:rsidR="00000000" w:rsidDel="00000000" w:rsidP="00000000" w:rsidRDefault="00000000" w:rsidRPr="00000000" w14:paraId="00000079">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Le produit ne peut pas dépendre économiquement d’une génération initiale. V3 doit prouver Observed State, drift, ChangeImpact, migrations, convergence progressive et brownfield sans écraser le code propriétaire. Cette phase transforme lifecycle et fleet en moteur de revenu récurrent.</w:t>
      </w:r>
    </w:p>
    <w:p w:rsidR="00000000" w:rsidDel="00000000" w:rsidP="00000000" w:rsidRDefault="00000000" w:rsidRPr="00000000" w14:paraId="0000007A">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7B">
      <w:pPr>
        <w:pStyle w:val="Heading2"/>
        <w:keepNext/>
        <w:keepLines/>
        <w:spacing w:after="100" w:lineRule="auto"/>
        <w:rPr>
          <w:rFonts w:ascii="Roboto" w:cs="Roboto" w:eastAsia="Roboto" w:hAnsi="Roboto"/>
        </w:rPr>
      </w:pPr>
      <w:bookmarkStart w:colFirst="0" w:colLast="0" w:name="_wk5pqnxaz148" w:id="21"/>
      <w:bookmarkEnd w:id="21"/>
      <w:r>
        <w:rPr>
          <w:rFonts w:ascii="Montserrat" w:cs="Roboto" w:eastAsia="Montserrat" w:hAnsi="Montserrat"/>
          <w:color w:val="11102A"/>
          <w:rtl w:val="0"/>
        </w:rPr>
        <w:t xml:space="preserve">3.5 Atteindre l’Enterprise sans déformer le Kernel</w:t>
      </w:r>
    </w:p>
    <w:p w:rsidR="00000000" w:rsidDel="00000000" w:rsidP="00000000" w:rsidRDefault="00000000" w:rsidRPr="00000000" w14:paraId="0000007C">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V4 doit ajouter trust, isolation, private registries, customer-side workers, self-hosted, air-gap, audit et fleet scale comme capacités d’exploitation du même modèle sémantique. L’Enterprise ne doit jamais créer un deuxième produit ou obliger les sources sensibles à transiter par un SaaS public.</w:t>
      </w:r>
    </w:p>
    <w:p w:rsidR="00000000" w:rsidDel="00000000" w:rsidP="00000000" w:rsidRDefault="00000000" w:rsidRPr="00000000" w14:paraId="0000007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7E">
      <w:pPr>
        <w:pStyle w:val="Heading2"/>
        <w:keepNext/>
        <w:keepLines/>
        <w:spacing w:after="100" w:lineRule="auto"/>
        <w:rPr>
          <w:rFonts w:ascii="Roboto" w:cs="Roboto" w:eastAsia="Roboto" w:hAnsi="Roboto"/>
        </w:rPr>
      </w:pPr>
      <w:bookmarkStart w:colFirst="0" w:colLast="0" w:name="_zbhrs8bbk82o" w:id="22"/>
      <w:bookmarkEnd w:id="22"/>
      <w:r>
        <w:rPr>
          <w:rFonts w:ascii="Montserrat" w:cs="Roboto" w:eastAsia="Montserrat" w:hAnsi="Montserrat"/>
          <w:color w:val="11102A"/>
          <w:rtl w:val="0"/>
        </w:rPr>
        <w:t xml:space="preserve">3.6 Utiliser l’IA seulement quand le socle est gouvernable</w:t>
      </w:r>
    </w:p>
    <w:p w:rsidR="00000000" w:rsidDel="00000000" w:rsidP="00000000" w:rsidRDefault="00000000" w:rsidRPr="00000000" w14:paraId="0000007F">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V5 est volontairement tardif comme horizon d’automatisation avancée. Des agents peuvent exister plus tôt pour proposer ou implémenter sous contrôle, mais l’ingénierie agentique plus autonome ne devient structurante qu’une fois Requirements, Decisions, Evidence, Change Plans, authority policies et system state suffisamment formalisés.</w:t>
      </w:r>
    </w:p>
    <w:p w:rsidR="00000000" w:rsidDel="00000000" w:rsidP="00000000" w:rsidRDefault="00000000" w:rsidRPr="00000000" w14:paraId="00000080">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81">
      <w:pPr>
        <w:pStyle w:val="Heading1"/>
        <w:keepNext/>
        <w:keepLines/>
        <w:spacing w:after="100" w:lineRule="auto"/>
        <w:rPr>
          <w:rFonts w:ascii="Roboto" w:cs="Roboto" w:eastAsia="Roboto" w:hAnsi="Roboto"/>
        </w:rPr>
      </w:pPr>
      <w:bookmarkStart w:colFirst="0" w:colLast="0" w:name="_pc3mxij09gda" w:id="23"/>
      <w:bookmarkEnd w:id="23"/>
      <w:r>
        <w:rPr>
          <w:rFonts w:ascii="Montserrat" w:cs="Roboto" w:eastAsia="Montserrat" w:hAnsi="Montserrat"/>
          <w:color w:val="11102A"/>
          <w:rtl w:val="0"/>
        </w:rPr>
        <w:t xml:space="preserve">4. CHOIX DE PLANIFICATION EFFECTUÉS ET JUSTIFICATION</w:t>
      </w:r>
    </w:p>
    <w:p w:rsidR="00000000" w:rsidDel="00000000" w:rsidP="00000000" w:rsidRDefault="00000000" w:rsidRPr="00000000" w14:paraId="00000082">
      <w:pPr>
        <w:pStyle w:val="Heading2"/>
        <w:keepNext/>
        <w:keepLines/>
        <w:spacing w:after="100" w:lineRule="auto"/>
        <w:rPr>
          <w:rFonts w:ascii="Roboto" w:cs="Roboto" w:eastAsia="Roboto" w:hAnsi="Roboto"/>
        </w:rPr>
      </w:pPr>
      <w:bookmarkStart w:colFirst="0" w:colLast="0" w:name="_xlwyjph63yn2" w:id="24"/>
      <w:bookmarkEnd w:id="24"/>
      <w:r>
        <w:rPr>
          <w:rFonts w:ascii="Montserrat" w:cs="Roboto" w:eastAsia="Montserrat" w:hAnsi="Montserrat"/>
          <w:color w:val="11102A"/>
          <w:rtl w:val="0"/>
        </w:rPr>
        <w:t xml:space="preserve">4.1 Baseline de 60 mois</w:t>
      </w:r>
    </w:p>
    <w:p w:rsidR="00000000" w:rsidDel="00000000" w:rsidP="00000000" w:rsidRDefault="00000000" w:rsidRPr="00000000" w14:paraId="00000083">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La roadmap finale retient 60 mois de planification. Cette durée permet de couvrir un produit de plateforme B2B complexe sans prétendre que Kernel, brownfield, Enterprise et ecosystem scale peuvent être industrialisés dans un seul cycle de 12 ou 18 mois.</w:t>
      </w:r>
    </w:p>
    <w:p w:rsidR="00000000" w:rsidDel="00000000" w:rsidP="00000000" w:rsidRDefault="00000000" w:rsidRPr="00000000" w14:paraId="00000084">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85">
      <w:pPr>
        <w:spacing w:after="100" w:before="0" w:line="276" w:lineRule="auto"/>
        <w:rPr>
          <w:rFonts w:ascii="Roboto" w:cs="Roboto" w:eastAsia="Roboto" w:hAnsi="Roboto"/>
          <w:sz w:val="21"/>
          <w:szCs w:val="21"/>
        </w:rPr>
      </w:pPr>
      <w:r>
        <w:rPr>
          <w:rFonts w:ascii="Roboto" w:hAnsi="Roboto" w:eastAsia="Roboto"/>
        </w:rPr>
        <w:t>Le démarrage de référence est septembre 2026. Ce point permet d’aligner la première année produit avec le Plan d’affaires et de convertir les horizons R0–V5 en calendrier exploitable. Si l’exécution réelle commence plus tard, les fenêtres peuvent glisser sans changer l’ordre ni les Exit Criteria.</w:t>
      </w:r>
    </w:p>
    <w:p w:rsidR="00000000" w:rsidDel="00000000" w:rsidP="00000000" w:rsidRDefault="00000000" w:rsidRPr="00000000" w14:paraId="00000086">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87">
      <w:pPr>
        <w:pStyle w:val="Heading2"/>
        <w:keepNext/>
        <w:keepLines/>
        <w:spacing w:after="100" w:lineRule="auto"/>
        <w:rPr>
          <w:rFonts w:ascii="Roboto" w:cs="Roboto" w:eastAsia="Roboto" w:hAnsi="Roboto"/>
        </w:rPr>
      </w:pPr>
      <w:bookmarkStart w:colFirst="0" w:colLast="0" w:name="_4fzyqslqjupp" w:id="25"/>
      <w:bookmarkEnd w:id="25"/>
      <w:r>
        <w:rPr>
          <w:rFonts w:ascii="Montserrat" w:cs="Roboto" w:eastAsia="Montserrat" w:hAnsi="Montserrat"/>
          <w:color w:val="11102A"/>
          <w:rtl w:val="0"/>
        </w:rPr>
        <w:t xml:space="preserve">4.2 Gates avant dates</w:t>
      </w:r>
    </w:p>
    <w:p w:rsidR="00000000" w:rsidDel="00000000" w:rsidP="00000000" w:rsidRDefault="00000000" w:rsidRPr="00000000" w14:paraId="00000088">
      <w:pPr>
        <w:spacing w:after="100" w:before="0" w:line="276" w:lineRule="auto"/>
        <w:rPr>
          <w:rFonts w:ascii="Roboto" w:cs="Roboto" w:eastAsia="Roboto" w:hAnsi="Roboto"/>
          <w:sz w:val="21"/>
          <w:szCs w:val="21"/>
        </w:rPr>
      </w:pPr>
      <w:r>
        <w:rPr>
          <w:rFonts w:ascii="Roboto" w:hAnsi="Roboto" w:eastAsia="Roboto"/>
        </w:rPr>
        <w:t>Chaque phase possède une durée cible mais reste gate-driven. Une release est franchie seulement lorsque les capacités majeures atteignent le niveau de preuve requis. La date est un outil de gestion; la preuve est l’autorité de passage.</w:t>
      </w:r>
    </w:p>
    <w:p w:rsidR="00000000" w:rsidDel="00000000" w:rsidP="00000000" w:rsidRDefault="00000000" w:rsidRPr="00000000" w14:paraId="0000008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8A">
      <w:pPr>
        <w:pStyle w:val="Heading2"/>
        <w:keepNext/>
        <w:keepLines/>
        <w:spacing w:after="100" w:lineRule="auto"/>
        <w:rPr>
          <w:rFonts w:ascii="Roboto" w:cs="Roboto" w:eastAsia="Roboto" w:hAnsi="Roboto"/>
        </w:rPr>
      </w:pPr>
      <w:bookmarkStart w:colFirst="0" w:colLast="0" w:name="_mehg7c43seym" w:id="26"/>
      <w:bookmarkEnd w:id="26"/>
      <w:r>
        <w:rPr>
          <w:rFonts w:ascii="Montserrat" w:cs="Roboto" w:eastAsia="Montserrat" w:hAnsi="Montserrat"/>
          <w:color w:val="11102A"/>
          <w:rtl w:val="0"/>
        </w:rPr>
        <w:t xml:space="preserve">4.3 R0 + V1 + V2 dans les 18 premiers mois</w:t>
      </w:r>
    </w:p>
    <w:p w:rsidR="00000000" w:rsidDel="00000000" w:rsidP="00000000" w:rsidRDefault="00000000" w:rsidRPr="00000000" w14:paraId="0000008B">
      <w:pPr>
        <w:spacing w:after="100" w:before="0" w:line="276" w:lineRule="auto"/>
        <w:rPr>
          <w:rFonts w:ascii="Roboto" w:cs="Roboto" w:eastAsia="Roboto" w:hAnsi="Roboto"/>
          <w:sz w:val="21"/>
          <w:szCs w:val="21"/>
        </w:rPr>
      </w:pPr>
      <w:r>
        <w:rPr>
          <w:rFonts w:ascii="Roboto" w:hAnsi="Roboto" w:eastAsia="Roboto"/>
        </w:rPr>
        <w:t>Cette séquence est retenue parce qu’elle correspond au financement initial et à la logique économique. R0 sécurise la nouvelle architecture; V1 démontre le wedge; V2 rend Team/Organization vendables sur une valeur multi-systèmes. Le capital suivant doit accélérer une boucle démontrée, pas financer une plateforme encore hypothétique.</w:t>
      </w:r>
    </w:p>
    <w:p w:rsidR="00000000" w:rsidDel="00000000" w:rsidP="00000000" w:rsidRDefault="00000000" w:rsidRPr="00000000" w14:paraId="0000008C">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8D">
      <w:pPr>
        <w:pStyle w:val="Heading2"/>
        <w:keepNext/>
        <w:keepLines/>
        <w:spacing w:after="100" w:lineRule="auto"/>
        <w:rPr>
          <w:rFonts w:ascii="Roboto" w:cs="Roboto" w:eastAsia="Roboto" w:hAnsi="Roboto"/>
        </w:rPr>
      </w:pPr>
      <w:bookmarkStart w:colFirst="0" w:colLast="0" w:name="_wsmusn1klah" w:id="27"/>
      <w:bookmarkEnd w:id="27"/>
      <w:r>
        <w:rPr>
          <w:rFonts w:ascii="Montserrat" w:cs="Roboto" w:eastAsia="Montserrat" w:hAnsi="Montserrat"/>
          <w:color w:val="11102A"/>
          <w:rtl w:val="0"/>
        </w:rPr>
        <w:t xml:space="preserve">4.4 V3 avant V4</w:t>
      </w:r>
    </w:p>
    <w:p w:rsidR="00000000" w:rsidDel="00000000" w:rsidP="00000000" w:rsidRDefault="00000000" w:rsidRPr="00000000" w14:paraId="0000008E">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Brownfield et lifecycle précèdent l’industrialisation Enterprise car une organisation importante achète surtout la capacité de gouverner des systèmes existants dans le temps. Construire air-gap, SSO avancé et private networking sans preuve de lifecycle créerait une plateforme d’exploitation coûteuse sans moat produit suffisamment établi.</w:t>
      </w:r>
    </w:p>
    <w:p w:rsidR="00000000" w:rsidDel="00000000" w:rsidP="00000000" w:rsidRDefault="00000000" w:rsidRPr="00000000" w14:paraId="0000008F">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90">
      <w:pPr>
        <w:pStyle w:val="Heading2"/>
        <w:keepNext/>
        <w:keepLines/>
        <w:spacing w:after="100" w:lineRule="auto"/>
        <w:rPr>
          <w:rFonts w:ascii="Roboto" w:cs="Roboto" w:eastAsia="Roboto" w:hAnsi="Roboto"/>
        </w:rPr>
      </w:pPr>
      <w:bookmarkStart w:colFirst="0" w:colLast="0" w:name="_ihr6b8nb5u9j" w:id="28"/>
      <w:bookmarkEnd w:id="28"/>
      <w:r>
        <w:rPr>
          <w:rFonts w:ascii="Montserrat" w:cs="Roboto" w:eastAsia="Montserrat" w:hAnsi="Montserrat"/>
          <w:color w:val="11102A"/>
          <w:rtl w:val="0"/>
        </w:rPr>
        <w:t xml:space="preserve">4.5 V5 après les fondations de gouvernance</w:t>
      </w:r>
    </w:p>
    <w:p w:rsidR="00000000" w:rsidDel="00000000" w:rsidP="00000000" w:rsidRDefault="00000000" w:rsidRPr="00000000" w14:paraId="00000091">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L’IA reste disponible en assistance dès V1, mais le mode agentique avancé est volontairement positionné après Evidence, authority, lifecycle et fleet. Cette séquence limite le risque que l’IA devienne un mécanisme de vérité ou d’autorité non traçable.</w:t>
      </w:r>
    </w:p>
    <w:p w:rsidR="00000000" w:rsidDel="00000000" w:rsidP="00000000" w:rsidRDefault="00000000" w:rsidRPr="00000000" w14:paraId="00000092">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93">
      <w:pPr>
        <w:pStyle w:val="Heading2"/>
        <w:keepNext/>
        <w:keepLines/>
        <w:spacing w:after="100" w:lineRule="auto"/>
        <w:rPr>
          <w:rFonts w:ascii="Roboto" w:cs="Roboto" w:eastAsia="Roboto" w:hAnsi="Roboto"/>
        </w:rPr>
      </w:pPr>
      <w:bookmarkStart w:colFirst="0" w:colLast="0" w:name="_j4ek1sntycqr" w:id="29"/>
      <w:bookmarkEnd w:id="29"/>
      <w:del w:id="9015" w:author="Claude" w:date="2026-09-25T00:00:00Z">
        <w:r>
          <w:rPr>
            <w:rFonts w:ascii="Montserrat" w:cs="Roboto" w:eastAsia="Montserrat" w:hAnsi="Montserrat"/>
            <w:color w:val="11102A"/>
            <w:rtl w:val="0"/>
          </w:rPr>
          <w:delText xml:space="preserve">4.6 Pas de big-bang cutover</w:delText>
        </w:r>
      </w:del>
      <w:ins w:id="9016" w:author="Claude" w:date="2026-09-25T00:00:00Z">
        <w:r>
          <w:rPr>
            <w:rFonts w:ascii="Montserrat" w:cs="Roboto" w:eastAsia="Montserrat" w:hAnsi="Montserrat"/>
            <w:color w:val="11102A"/>
            <w:rtl w:val="0"/>
          </w:rPr>
          <w:t xml:space="preserve">4.6 Pas de couche de compatibilité</w:t>
        </w:r>
      </w:ins>
    </w:p>
    <w:p w:rsidR="00000000" w:rsidDel="00000000" w:rsidP="00000000" w:rsidRDefault="00000000" w:rsidRPr="00000000" w14:paraId="00000094">
      <w:pPr>
        <w:spacing w:after="100" w:before="0" w:line="276" w:lineRule="auto"/>
        <w:rPr>
          <w:rFonts w:ascii="Roboto" w:cs="Roboto" w:eastAsia="Roboto" w:hAnsi="Roboto"/>
          <w:sz w:val="21"/>
          <w:szCs w:val="21"/>
        </w:rPr>
      </w:pPr>
      <w:del w:id="9017" w:author="Claude" w:date="2026-09-25T00:00:00Z">
        <w:r>
          <w:rPr>
            <w:rFonts w:ascii="Roboto" w:cs="Roboto" w:eastAsia="Roboto" w:hAnsi="Roboto"/>
            <w:sz w:val="21"/>
            <w:szCs w:val="21"/>
            <w:rtl w:val="0"/>
          </w:rPr>
          <w:delText xml:space="preserve">Le nouveau Kernel devient canonique seulement à E10, après E7–E9. Blueprint, CSM et chemins historiques servent de compatibility layer tant qu’ils gardent une valeur de preuve. Le cutover est un résultat, pas une première tâche.</w:delText>
        </w:r>
      </w:del>
      <w:ins w:id="9018" w:author="Claude" w:date="2026-09-25T00:00:00Z">
        <w:r>
          <w:rPr>
            <w:rFonts w:ascii="Roboto" w:cs="Roboto" w:eastAsia="Roboto" w:hAnsi="Roboto"/>
            <w:sz w:val="21"/>
            <w:szCs w:val="21"/>
            <w:rtl w:val="0"/>
          </w:rPr>
          <w:t xml:space="preserve">Le laboratoire, jamais mis en production ni utilisé, est retiré dès R0 (ADR-094) : il n’y a ni couche de compatibilité ni chemin historique à maintenir. Le nouveau Kernel est le seul chemin dès E1 ; E10 reste le gate où la V1 est déclarée canonique, après preuve par E7–E9. La canonisation est un résultat, pas une première tâche.</w:t>
        </w:r>
      </w:ins>
    </w:p>
    <w:p w:rsidR="00000000" w:rsidDel="00000000" w:rsidP="00000000" w:rsidRDefault="00000000" w:rsidRPr="00000000" w14:paraId="0000009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96">
      <w:pPr>
        <w:pStyle w:val="Heading2"/>
        <w:keepNext/>
        <w:keepLines/>
        <w:spacing w:after="100" w:lineRule="auto"/>
        <w:rPr>
          <w:rFonts w:ascii="Roboto" w:cs="Roboto" w:eastAsia="Roboto" w:hAnsi="Roboto"/>
        </w:rPr>
      </w:pPr>
      <w:bookmarkStart w:colFirst="0" w:colLast="0" w:name="_c8njfbknfnv4" w:id="30"/>
      <w:bookmarkEnd w:id="30"/>
      <w:r>
        <w:rPr>
          <w:rFonts w:ascii="Montserrat" w:cs="Roboto" w:eastAsia="Montserrat" w:hAnsi="Montserrat"/>
          <w:color w:val="11102A"/>
          <w:rtl w:val="0"/>
        </w:rPr>
        <w:t xml:space="preserve">4.7 Pas de parité artificielle sur sept runtimes en premier</w:t>
      </w:r>
    </w:p>
    <w:p w:rsidR="00000000" w:rsidDel="00000000" w:rsidP="00000000" w:rsidRDefault="00000000" w:rsidRPr="00000000" w14:paraId="00000097">
      <w:pPr>
        <w:spacing w:after="100" w:before="0" w:line="276" w:lineRule="auto"/>
        <w:rPr>
          <w:rFonts w:ascii="Roboto" w:cs="Roboto" w:eastAsia="Roboto" w:hAnsi="Roboto"/>
          <w:sz w:val="21"/>
          <w:szCs w:val="21"/>
        </w:rPr>
      </w:pPr>
      <w:del w:id="9019" w:author="Claude" w:date="2026-09-25T00:00:00Z">
        <w:r>
          <w:rPr>
            <w:rFonts w:ascii="Roboto" w:cs="Roboto" w:eastAsia="Roboto" w:hAnsi="Roboto"/>
            <w:sz w:val="21"/>
            <w:szCs w:val="21"/>
            <w:rtl w:val="0"/>
          </w:rPr>
          <w:delText xml:space="preserve">Les sept runtimes du laboratoire deviennent des reference extensions.</w:delText>
        </w:r>
      </w:del>
      <w:ins w:id="9020" w:author="Claude" w:date="2026-09-25T00:00:00Z">
        <w:r>
          <w:rPr>
            <w:rFonts w:ascii="Roboto" w:cs="Roboto" w:eastAsia="Roboto" w:hAnsi="Roboto"/>
            <w:sz w:val="21"/>
            <w:szCs w:val="21"/>
            <w:rtl w:val="0"/>
          </w:rPr>
          <w:t xml:space="preserve">Les sept runtimes du laboratoire ne sont pas repris : chaque runtime est réécrit comme adapter du protocole E2 (ADR-094).</w:t>
        </w:r>
      </w:ins>
      <w:r>
        <w:rPr>
          <w:rFonts w:ascii="Roboto" w:cs="Roboto" w:eastAsia="Roboto" w:hAnsi="Roboto"/>
          <w:sz w:val="21"/>
          <w:szCs w:val="21"/>
          <w:rtl w:val="0"/>
        </w:rPr>
        <w:t xml:space="preserve"> R0/V1 prouvent d’abord le protocole sur un runtime puis une substitution réelle. La réintégration progressive des autres runtimes vient après la preuve de la frontière. Cette stratégie protège la qualité et évite de multiplier le travail avant validation du modèle.</w:t>
      </w:r>
    </w:p>
    <w:p w:rsidR="00000000" w:rsidDel="00000000" w:rsidP="00000000" w:rsidRDefault="00000000" w:rsidRPr="00000000" w14:paraId="00000098">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99">
      <w:pPr>
        <w:pStyle w:val="Heading1"/>
        <w:keepNext/>
        <w:keepLines/>
        <w:spacing w:after="100" w:lineRule="auto"/>
        <w:rPr>
          <w:rFonts w:ascii="Roboto" w:cs="Roboto" w:eastAsia="Roboto" w:hAnsi="Roboto"/>
        </w:rPr>
      </w:pPr>
      <w:bookmarkStart w:colFirst="0" w:colLast="0" w:name="_8de2c2qv0288" w:id="31"/>
      <w:bookmarkEnd w:id="31"/>
      <w:r>
        <w:rPr>
          <w:rFonts w:ascii="Montserrat" w:cs="Roboto" w:eastAsia="Montserrat" w:hAnsi="Montserrat"/>
          <w:color w:val="11102A"/>
          <w:rtl w:val="0"/>
        </w:rPr>
        <w:t xml:space="preserve">5. CONCEPTS DE ROADMAP EXPLIQUÉS SIMPLEMENT</w:t>
      </w:r>
    </w:p>
    <w:p w:rsidR="00000000" w:rsidDel="00000000" w:rsidP="00000000" w:rsidRDefault="00000000" w:rsidRPr="00000000" w14:paraId="0000009A">
      <w:pPr>
        <w:spacing w:after="100" w:before="0" w:line="276" w:lineRule="auto"/>
        <w:rPr>
          <w:rFonts w:ascii="Roboto" w:cs="Roboto" w:eastAsia="Roboto" w:hAnsi="Roboto"/>
          <w:sz w:val="21"/>
          <w:szCs w:val="21"/>
        </w:rPr>
      </w:pPr>
      <w:r>
        <w:rPr>
          <w:rFonts w:ascii="Roboto" w:hAnsi="Roboto" w:eastAsia="Roboto"/>
        </w:rPr>
        <w:t>Release horizon: tranche cohérente de la North Star qui doit produire une valeur utilisable et fermer un risque principal. Une version n’est pas un paquet arbitraire de fonctionnalités.</w:t>
      </w:r>
    </w:p>
    <w:p w:rsidR="00000000" w:rsidDel="00000000" w:rsidP="00000000" w:rsidRDefault="00000000" w:rsidRPr="00000000" w14:paraId="0000009B">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9C">
      <w:pPr>
        <w:spacing w:after="100" w:before="0" w:line="276" w:lineRule="auto"/>
        <w:rPr>
          <w:rFonts w:ascii="Roboto" w:cs="Roboto" w:eastAsia="Roboto" w:hAnsi="Roboto"/>
          <w:sz w:val="21"/>
          <w:szCs w:val="21"/>
        </w:rPr>
      </w:pPr>
      <w:r>
        <w:rPr>
          <w:rFonts w:ascii="Roboto" w:hAnsi="Roboto" w:eastAsia="Roboto"/>
        </w:rPr>
        <w:t>Exit Criteria: preuves minimales nécessaires pour déclarer qu’une release a rempli sa mission. Elles peuvent inclure tests, goldens, métriques, observation utilisateur, Evidence et capacité de reproduction.</w:t>
      </w:r>
    </w:p>
    <w:p w:rsidR="00000000" w:rsidDel="00000000" w:rsidP="00000000" w:rsidRDefault="00000000" w:rsidRPr="00000000" w14:paraId="0000009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9E">
      <w:pPr>
        <w:spacing w:after="100" w:before="0" w:line="276" w:lineRule="auto"/>
        <w:rPr>
          <w:rFonts w:ascii="Roboto" w:cs="Roboto" w:eastAsia="Roboto" w:hAnsi="Roboto"/>
          <w:sz w:val="21"/>
          <w:szCs w:val="21"/>
        </w:rPr>
      </w:pPr>
      <w:r>
        <w:rPr>
          <w:rFonts w:ascii="Roboto" w:hAnsi="Roboto" w:eastAsia="Roboto"/>
        </w:rPr>
        <w:t>Gate: décision explicite PASS/FAIL/CONTINUE/SIMPLIFY/REPOSITION selon le niveau. Un gate empêche la roadmap de continuer automatiquement lorsque la base précédente n’est pas valide.</w:t>
      </w:r>
    </w:p>
    <w:p w:rsidR="00000000" w:rsidDel="00000000" w:rsidP="00000000" w:rsidRDefault="00000000" w:rsidRPr="00000000" w14:paraId="0000009F">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0">
      <w:pPr>
        <w:spacing w:after="100" w:before="0" w:line="276" w:lineRule="auto"/>
        <w:rPr>
          <w:rFonts w:ascii="Roboto" w:cs="Roboto" w:eastAsia="Roboto" w:hAnsi="Roboto"/>
          <w:sz w:val="21"/>
          <w:szCs w:val="21"/>
        </w:rPr>
      </w:pPr>
      <w:r>
        <w:rPr>
          <w:rFonts w:ascii="Roboto" w:hAnsi="Roboto" w:eastAsia="Roboto"/>
        </w:rPr>
        <w:t>Maturity vocabulary: TARGET signifie voulu; PLANNED signifie planifié; IMPLEMENTED signifie codé; GENERATABLE signifie matérialisable; BOOTABLE signifie exécutable; CONFORMANT signifie conforme aux obligations prouvées; PRODUCT_EQUIVALENT signifie équivalent à la promesse de produit définie; PRODUCTION_READY signifie réellement prêt pour l’exploitation visée. Une capacité ne doit jamais être qualifiée plus haut que ses preuves.</w:t>
      </w:r>
    </w:p>
    <w:p w:rsidR="00000000" w:rsidDel="00000000" w:rsidP="00000000" w:rsidRDefault="00000000" w:rsidRPr="00000000" w14:paraId="000000A1">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2">
      <w:pPr>
        <w:spacing w:after="100" w:before="0" w:line="276" w:lineRule="auto"/>
        <w:rPr>
          <w:rFonts w:ascii="Roboto" w:cs="Roboto" w:eastAsia="Roboto" w:hAnsi="Roboto"/>
          <w:sz w:val="21"/>
          <w:szCs w:val="21"/>
        </w:rPr>
      </w:pPr>
      <w:r>
        <w:rPr>
          <w:rFonts w:ascii="Roboto" w:hAnsi="Roboto" w:eastAsia="Roboto"/>
        </w:rPr>
        <w:t>Golden scenario: scénario stable utilisé pour prouver un comportement bout en bout. Asteria est le golden technique de transition; le golden V1 porte un système multi-application significatif et des changements Day-2. Le golden sert à éviter que l’architecture ne se réduise à des abstractions non exercées.</w:t>
      </w:r>
    </w:p>
    <w:p w:rsidR="00000000" w:rsidDel="00000000" w:rsidP="00000000" w:rsidRDefault="00000000" w:rsidRPr="00000000" w14:paraId="000000A3">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4">
      <w:pPr>
        <w:spacing w:after="100" w:before="0" w:line="276" w:lineRule="auto"/>
        <w:rPr>
          <w:rFonts w:ascii="Roboto" w:cs="Roboto" w:eastAsia="Roboto" w:hAnsi="Roboto"/>
          <w:sz w:val="21"/>
          <w:szCs w:val="21"/>
        </w:rPr>
      </w:pPr>
      <w:r>
        <w:rPr>
          <w:rFonts w:ascii="Roboto" w:hAnsi="Roboto" w:eastAsia="Roboto"/>
        </w:rPr>
        <w:t>Technical mission: unité d’exécution plus fine qu’une release. E0–E10 sont les missions du premier cycle de transition. Chaque mission doit avoir un preflight, un scope, des tests, un PASS/FAIL et une seule prochaine action.</w:t>
      </w:r>
    </w:p>
    <w:p w:rsidR="00000000" w:rsidDel="00000000" w:rsidP="00000000" w:rsidRDefault="00000000" w:rsidRPr="00000000" w14:paraId="000000A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6">
      <w:pPr>
        <w:spacing w:after="100" w:before="0" w:line="276" w:lineRule="auto"/>
        <w:rPr>
          <w:rFonts w:ascii="Roboto" w:cs="Roboto" w:eastAsia="Roboto" w:hAnsi="Roboto"/>
          <w:sz w:val="21"/>
          <w:szCs w:val="21"/>
        </w:rPr>
      </w:pPr>
      <w:r>
        <w:rPr>
          <w:rFonts w:ascii="Roboto" w:hAnsi="Roboto" w:eastAsia="Roboto"/>
        </w:rPr>
        <w:t>Continuous track: domaine d’investissement qui traverse plusieurs releases, par exemple System Engineering Model, Compiler/Extensions, Assurance/Lifecycle ou Platform Operations. Une release prend une tranche verticale de plusieurs tracks; aucun track n’est développé isolément comme un sous-produit.</w:t>
      </w:r>
    </w:p>
    <w:p w:rsidR="00000000" w:rsidDel="00000000" w:rsidP="00000000" w:rsidRDefault="00000000" w:rsidRPr="00000000" w14:paraId="000000A7">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8">
      <w:pPr>
        <w:spacing w:after="100" w:before="0" w:line="276" w:lineRule="auto"/>
        <w:rPr>
          <w:rFonts w:ascii="Roboto" w:cs="Roboto" w:eastAsia="Roboto" w:hAnsi="Roboto"/>
          <w:sz w:val="21"/>
          <w:szCs w:val="21"/>
        </w:rPr>
      </w:pPr>
      <w:r>
        <w:rPr>
          <w:rFonts w:ascii="Roboto" w:hAnsi="Roboto" w:eastAsia="Roboto"/>
        </w:rPr>
        <w:t xml:space="preserve">Canonical cutover: </w:t>
      </w:r>
      <w:del w:id="9021" w:author="Claude" w:date="2026-09-25T00:00:00Z">
        <w:r>
          <w:rPr>
            <w:rFonts w:ascii="Roboto" w:hAnsi="Roboto" w:eastAsia="Roboto"/>
          </w:rPr>
          <w:delText xml:space="preserve">moment où le nouveau Kernel devient le chemin de référence et où l’ancien pipeline est rétrogradé au rôle d’import/compatibilité.</w:delText>
        </w:r>
      </w:del>
      <w:ins w:id="9022" w:author="Claude" w:date="2026-09-25T00:00:00Z">
        <w:r>
          <w:rPr>
            <w:rFonts w:ascii="Roboto" w:hAnsi="Roboto" w:eastAsia="Roboto"/>
          </w:rPr>
          <w:t xml:space="preserve">moment où le chemin Foundation est déclaré chemin de référence de la V1 ; depuis ADR-094, aucun ancien pipeline n’est à rétrograder.</w:t>
        </w:r>
      </w:ins>
      <w:r>
        <w:rPr>
          <w:rFonts w:ascii="Roboto" w:hAnsi="Roboto" w:eastAsia="Roboto"/>
        </w:rPr>
        <w:t xml:space="preserve"> Il n’est autorisé qu’après preuve.</w:t>
      </w:r>
    </w:p>
    <w:p w:rsidR="00000000" w:rsidDel="00000000" w:rsidP="00000000" w:rsidRDefault="00000000" w:rsidRPr="00000000" w14:paraId="000000A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A">
      <w:pPr>
        <w:pStyle w:val="Heading1"/>
        <w:keepNext/>
        <w:keepLines/>
        <w:spacing w:after="100" w:lineRule="auto"/>
        <w:rPr>
          <w:rFonts w:ascii="Roboto" w:cs="Roboto" w:eastAsia="Roboto" w:hAnsi="Roboto"/>
        </w:rPr>
      </w:pPr>
      <w:bookmarkStart w:colFirst="0" w:colLast="0" w:name="_lagmbbsnm8p2" w:id="32"/>
      <w:bookmarkEnd w:id="32"/>
      <w:r>
        <w:rPr>
          <w:rFonts w:ascii="Montserrat" w:cs="Roboto" w:eastAsia="Montserrat" w:hAnsi="Montserrat"/>
          <w:color w:val="11102A"/>
          <w:rtl w:val="0"/>
        </w:rPr>
        <w:t xml:space="preserve">6. SCÉNARIOS CONCRETS D’EXÉCUTION</w:t>
      </w:r>
    </w:p>
    <w:p w:rsidR="00000000" w:rsidDel="00000000" w:rsidP="00000000" w:rsidRDefault="00000000" w:rsidRPr="00000000" w14:paraId="000000AB">
      <w:pPr>
        <w:pStyle w:val="Heading2"/>
        <w:keepNext/>
        <w:keepLines/>
        <w:spacing w:after="100" w:lineRule="auto"/>
        <w:rPr>
          <w:rFonts w:ascii="Roboto" w:cs="Roboto" w:eastAsia="Roboto" w:hAnsi="Roboto"/>
        </w:rPr>
      </w:pPr>
      <w:bookmarkStart w:colFirst="0" w:colLast="0" w:name="_3xx4x08xf9kf" w:id="33"/>
      <w:bookmarkEnd w:id="33"/>
      <w:del w:id="9023" w:author="Claude" w:date="2026-09-25T00:00:00Z">
        <w:r>
          <w:rPr>
            <w:rFonts w:ascii="Montserrat" w:cs="Roboto" w:eastAsia="Montserrat" w:hAnsi="Montserrat"/>
            <w:color w:val="11102A"/>
            <w:rtl w:val="0"/>
          </w:rPr>
          <w:delText xml:space="preserve">6.1 Scénario A — passage du laboratoire à R0/V1</w:delText>
        </w:r>
      </w:del>
      <w:ins w:id="9024" w:author="Claude" w:date="2026-09-25T00:00:00Z">
        <w:r>
          <w:rPr>
            <w:rFonts w:ascii="Montserrat" w:cs="Roboto" w:eastAsia="Montserrat" w:hAnsi="Montserrat"/>
            <w:color w:val="11102A"/>
            <w:rtl w:val="0"/>
          </w:rPr>
          <w:t xml:space="preserve">6.1 Scénario A — de R0 à V1</w:t>
        </w:r>
      </w:ins>
    </w:p>
    <w:p w:rsidR="00000000" w:rsidDel="00000000" w:rsidP="00000000" w:rsidRDefault="00000000" w:rsidRPr="00000000" w14:paraId="000000AC">
      <w:pPr>
        <w:spacing w:after="100" w:before="0" w:line="276" w:lineRule="auto"/>
        <w:rPr>
          <w:rFonts w:ascii="Roboto" w:cs="Roboto" w:eastAsia="Roboto" w:hAnsi="Roboto"/>
          <w:sz w:val="21"/>
          <w:szCs w:val="21"/>
        </w:rPr>
      </w:pPr>
      <w:r>
        <w:rPr>
          <w:rFonts w:ascii="Roboto" w:cs="Nova Mono" w:eastAsia="Roboto" w:hAnsi="Roboto"/>
          <w:sz w:val="21"/>
          <w:szCs w:val="21"/>
          <w:rtl w:val="0"/>
        </w:rPr>
        <w:t xml:space="preserve">En septembre 2026, l’équipe commence par le preflight réel du repository. E0 introduit Requirement Baseline, Decision Set, Effective Organization Context, System Definition, Domain Contract, Change Request et EvidenceRecord </w:t>
      </w:r>
      <w:del w:id="9025" w:author="Claude" w:date="2026-09-25T00:00:00Z">
        <w:r>
          <w:rPr>
            <w:rFonts w:ascii="Roboto" w:cs="Nova Mono" w:eastAsia="Roboto" w:hAnsi="Roboto"/>
            <w:sz w:val="21"/>
            <w:szCs w:val="21"/>
            <w:rtl w:val="0"/>
          </w:rPr>
          <w:delText xml:space="preserve">sans modifier la génération actuelle. E1–E3 établissent ensuite la façade Kernel, le premier Adapter Protocol et le bridge System Definition → IR. Les tests historiques restent des garde-fous.</w:delText>
        </w:r>
      </w:del>
      <w:ins w:id="9026" w:author="Claude" w:date="2026-09-25T00:00:00Z">
        <w:r>
          <w:rPr>
            <w:rFonts w:ascii="Roboto" w:cs="Nova Mono" w:eastAsia="Roboto" w:hAnsi="Roboto"/>
            <w:sz w:val="21"/>
            <w:szCs w:val="21"/>
            <w:rtl w:val="0"/>
          </w:rPr>
          <w:t xml:space="preserve">; le laboratoire est ensuite retiré (ADR-094). E1–E3 établissent la façade Kernel et sa chaîne native, le premier Adapter Protocol et le Domain IR. Le golden Asteria sert de garde-fou.</w:t>
        </w:r>
      </w:ins>
    </w:p>
    <w:p w:rsidR="00000000" w:rsidDel="00000000" w:rsidP="00000000" w:rsidRDefault="00000000" w:rsidRPr="00000000" w14:paraId="000000A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AE">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Pendant V1, E4–E8 complètent ownership, Evidence, Domain projection, organization/design bindings, Day-2 change et substitution de runtime. E9 compare Foundation à un workflow alternatif réaliste. Si le delta de valeur est prouvé, </w:t>
      </w:r>
      <w:del w:id="9027" w:author="Claude" w:date="2026-09-25T00:00:00Z">
        <w:r>
          <w:rPr>
            <w:rFonts w:ascii="Roboto" w:cs="Roboto" w:eastAsia="Roboto" w:hAnsi="Roboto"/>
            <w:sz w:val="21"/>
            <w:szCs w:val="21"/>
            <w:rtl w:val="0"/>
          </w:rPr>
          <w:delText xml:space="preserve">E10 peut effectuer le cutover canonique.</w:delText>
        </w:r>
      </w:del>
      <w:ins w:id="9028" w:author="Claude" w:date="2026-09-25T00:00:00Z">
        <w:r>
          <w:rPr>
            <w:rFonts w:ascii="Roboto" w:cs="Roboto" w:eastAsia="Roboto" w:hAnsi="Roboto"/>
            <w:sz w:val="21"/>
            <w:szCs w:val="21"/>
            <w:rtl w:val="0"/>
          </w:rPr>
          <w:t xml:space="preserve">E10 peut déclarer le chemin Foundation canonique pour la V1.</w:t>
        </w:r>
      </w:ins>
      <w:r>
        <w:rPr>
          <w:rFonts w:ascii="Roboto" w:cs="Roboto" w:eastAsia="Roboto" w:hAnsi="Roboto"/>
          <w:sz w:val="21"/>
          <w:szCs w:val="21"/>
          <w:rtl w:val="0"/>
        </w:rPr>
        <w:t xml:space="preserve"> Le Workbench et l’API V1 consomment alors le même Kernel que le CLI.</w:t>
      </w:r>
    </w:p>
    <w:p w:rsidR="00000000" w:rsidDel="00000000" w:rsidP="00000000" w:rsidRDefault="00000000" w:rsidRPr="00000000" w14:paraId="000000AF">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B0">
      <w:pPr>
        <w:pStyle w:val="Heading2"/>
        <w:keepNext/>
        <w:keepLines/>
        <w:spacing w:after="100" w:lineRule="auto"/>
        <w:rPr>
          <w:rFonts w:ascii="Roboto" w:cs="Roboto" w:eastAsia="Roboto" w:hAnsi="Roboto"/>
        </w:rPr>
      </w:pPr>
      <w:bookmarkStart w:colFirst="0" w:colLast="0" w:name="_bd2ioz4esdhs" w:id="34"/>
      <w:bookmarkEnd w:id="34"/>
      <w:r>
        <w:rPr>
          <w:rFonts w:ascii="Montserrat" w:cs="Roboto" w:eastAsia="Montserrat" w:hAnsi="Montserrat"/>
          <w:color w:val="11102A"/>
          <w:rtl w:val="0"/>
        </w:rPr>
        <w:t xml:space="preserve">6.2 Scénario B — ESN design partner vers Organization</w:t>
      </w:r>
    </w:p>
    <w:p w:rsidR="00000000" w:rsidDel="00000000" w:rsidP="00000000" w:rsidRDefault="00000000" w:rsidRPr="00000000" w14:paraId="000000B1">
      <w:pPr>
        <w:spacing w:after="100" w:before="0" w:line="276" w:lineRule="auto"/>
        <w:rPr>
          <w:rFonts w:ascii="Roboto" w:cs="Roboto" w:eastAsia="Roboto" w:hAnsi="Roboto"/>
          <w:sz w:val="21"/>
          <w:szCs w:val="21"/>
        </w:rPr>
      </w:pPr>
      <w:r>
        <w:rPr>
          <w:rFonts w:ascii="Roboto" w:cs="Nova Mono" w:eastAsia="Roboto" w:hAnsi="Roboto"/>
          <w:sz w:val="21"/>
          <w:szCs w:val="21"/>
          <w:rtl w:val="0"/>
        </w:rPr>
        <w:t xml:space="preserve">Une ESN entre pendant V1 avec un pilote multi-application. Elle mesure le temps brief → System Definition, la conformance, le maintien du code owner-managed et le premier changement. Si elle choisit Foundation pour un second projet, V2 permet de consolider un Entity Profile, des policies, deux Design Systems et des extensions privées. La valeur passe alors du « premier système » à la gouvernance multi-projets.</w:t>
      </w:r>
    </w:p>
    <w:p w:rsidR="00000000" w:rsidDel="00000000" w:rsidP="00000000" w:rsidRDefault="00000000" w:rsidRPr="00000000" w14:paraId="000000B2">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B3">
      <w:pPr>
        <w:pStyle w:val="Heading2"/>
        <w:keepNext/>
        <w:keepLines/>
        <w:spacing w:after="100" w:lineRule="auto"/>
        <w:rPr>
          <w:rFonts w:ascii="Roboto" w:cs="Roboto" w:eastAsia="Roboto" w:hAnsi="Roboto"/>
        </w:rPr>
      </w:pPr>
      <w:bookmarkStart w:colFirst="0" w:colLast="0" w:name="_vjex2s7dqzrk" w:id="35"/>
      <w:bookmarkEnd w:id="35"/>
      <w:r>
        <w:rPr>
          <w:rFonts w:ascii="Montserrat" w:cs="Roboto" w:eastAsia="Montserrat" w:hAnsi="Montserrat"/>
          <w:color w:val="11102A"/>
          <w:rtl w:val="0"/>
        </w:rPr>
        <w:t xml:space="preserve">6.3 Scénario C — entreprise brownfield en V3</w:t>
      </w:r>
    </w:p>
    <w:p w:rsidR="00000000" w:rsidDel="00000000" w:rsidP="00000000" w:rsidRDefault="00000000" w:rsidRPr="00000000" w14:paraId="000000B4">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Une platform team connecte un repository existant. Foundation l’observe, produit un ObservedSystemSnapshot, distingue ce qui est connu, inconnu ou externalisé, puis compare l’état observé au Desired State. Une campagne de changement peut contenir étapes automatiques, reviews et actions manuelles. Aucun repository n’est obligé d’être entièrement replatformé avant de recevoir de la valeur.</w:t>
      </w:r>
    </w:p>
    <w:p w:rsidR="00000000" w:rsidDel="00000000" w:rsidP="00000000" w:rsidRDefault="00000000" w:rsidRPr="00000000" w14:paraId="000000B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B6">
      <w:pPr>
        <w:pStyle w:val="Heading2"/>
        <w:keepNext/>
        <w:keepLines/>
        <w:spacing w:after="100" w:lineRule="auto"/>
        <w:rPr>
          <w:rFonts w:ascii="Roboto" w:cs="Roboto" w:eastAsia="Roboto" w:hAnsi="Roboto"/>
        </w:rPr>
      </w:pPr>
      <w:bookmarkStart w:colFirst="0" w:colLast="0" w:name="_gjasgu7xvx92" w:id="36"/>
      <w:bookmarkEnd w:id="36"/>
      <w:r>
        <w:rPr>
          <w:rFonts w:ascii="Montserrat" w:cs="Roboto" w:eastAsia="Montserrat" w:hAnsi="Montserrat"/>
          <w:color w:val="11102A"/>
          <w:rtl w:val="0"/>
        </w:rPr>
        <w:t xml:space="preserve">6.4 Scénario D — organisation souveraine en V4</w:t>
      </w:r>
    </w:p>
    <w:p w:rsidR="00000000" w:rsidDel="00000000" w:rsidP="00000000" w:rsidRDefault="00000000" w:rsidRPr="00000000" w14:paraId="000000B7">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Une organisation réglementée impose que sources et secrets restent dans son réseau. Le Control Plane peut être dedicated ou self-hosted et les workers customer-side. Foundation envoie des Jobs signés et scoped, puis reçoit uniquement les metadata/Evidence autorisées. Une perte du Control Plane ne rend pas indisponibles les systèmes générés.</w:t>
      </w:r>
    </w:p>
    <w:p w:rsidR="00000000" w:rsidDel="00000000" w:rsidP="00000000" w:rsidRDefault="00000000" w:rsidRPr="00000000" w14:paraId="000000B8">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B9">
      <w:pPr>
        <w:pStyle w:val="Heading2"/>
        <w:keepNext/>
        <w:keepLines/>
        <w:spacing w:after="100" w:lineRule="auto"/>
        <w:rPr>
          <w:rFonts w:ascii="Roboto" w:cs="Roboto" w:eastAsia="Roboto" w:hAnsi="Roboto"/>
        </w:rPr>
      </w:pPr>
      <w:bookmarkStart w:colFirst="0" w:colLast="0" w:name="_4xbl6kda28un" w:id="37"/>
      <w:bookmarkEnd w:id="37"/>
      <w:r>
        <w:rPr>
          <w:rFonts w:ascii="Montserrat" w:cs="Roboto" w:eastAsia="Montserrat" w:hAnsi="Montserrat"/>
          <w:color w:val="11102A"/>
          <w:rtl w:val="0"/>
        </w:rPr>
        <w:t xml:space="preserve">6.5 Scénario E — agents plus autonomes en V5</w:t>
      </w:r>
    </w:p>
    <w:p w:rsidR="00000000" w:rsidDel="00000000" w:rsidP="00000000" w:rsidRDefault="00000000" w:rsidRPr="00000000" w14:paraId="000000BA">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Une campagne de migration de sécurité touche plusieurs systèmes. Un agent peut observer les systèmes concernés, proposer un ChangePlan, préparer des modifications owner-work et demander une transition d’autorité. Les Approval Policies déterminent ce qui peut être automatiquement appliqué. L’agent ne devient jamais la source d’autorité parce qu’il est autonome.</w:t>
      </w:r>
    </w:p>
    <w:p w:rsidR="00000000" w:rsidDel="00000000" w:rsidP="00000000" w:rsidRDefault="00000000" w:rsidRPr="00000000" w14:paraId="000000BB">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BC">
      <w:pPr>
        <w:pStyle w:val="Heading2"/>
        <w:keepNext/>
        <w:keepLines/>
        <w:spacing w:after="100" w:lineRule="auto"/>
        <w:rPr>
          <w:rFonts w:ascii="Roboto" w:cs="Roboto" w:eastAsia="Roboto" w:hAnsi="Roboto"/>
        </w:rPr>
      </w:pPr>
      <w:bookmarkStart w:colFirst="0" w:colLast="0" w:name="_srazwjtmrfpy" w:id="38"/>
      <w:bookmarkEnd w:id="38"/>
      <w:r>
        <w:rPr>
          <w:rFonts w:ascii="Montserrat" w:cs="Roboto" w:eastAsia="Montserrat" w:hAnsi="Montserrat"/>
          <w:color w:val="11102A"/>
          <w:rtl w:val="0"/>
        </w:rPr>
        <w:t xml:space="preserve">6.6 Scénario F — gate non franchi</w:t>
      </w:r>
    </w:p>
    <w:p w:rsidR="00000000" w:rsidDel="00000000" w:rsidP="00000000" w:rsidRDefault="00000000" w:rsidRPr="00000000" w14:paraId="000000BD">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Si E0 ne satisfait pas P1–P10, la roadmap ne passe pas à E1. Si E9 conclut SIMPLIFY ou REPOSITION, E10 est bloqué et la cible est simplifiée avant reprise. Si V2 ne démontre aucune réutilisation multi-systèmes, l’équipe ne doit pas compenser par une expansion Enterprise. Cette capacité à ralentir ou réduire le scope fait partie de la gouvernance du produit.</w:t>
      </w:r>
    </w:p>
    <w:p w:rsidR="00000000" w:rsidDel="00000000" w:rsidP="00000000" w:rsidRDefault="00000000" w:rsidRPr="00000000" w14:paraId="000000BE">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C0">
      <w:pPr>
        <w:pStyle w:val="Heading2"/>
        <w:keepNext/>
        <w:keepLines/>
        <w:pageBreakBefore w:val="0"/>
        <w:spacing w:after="100" w:lineRule="auto"/>
        <w:rPr>
          <w:rFonts w:ascii="Roboto" w:cs="Roboto" w:eastAsia="Roboto" w:hAnsi="Roboto"/>
        </w:rPr>
      </w:pPr>
      <w:r>
        <w:rPr>
          <w:rFonts w:ascii="Montserrat" w:hAnsi="Montserrat" w:eastAsia="Montserrat"/>
        </w:rPr>
        <w:t>6.7 Vue d’ensemble R0 → V5</w:t>
      </w:r>
    </w:p>
    <w:p>
      <w:r>
        <w:rPr>
          <w:rFonts w:ascii="Roboto" w:hAnsi="Roboto" w:eastAsia="Roboto"/>
        </w:rPr>
        <w:t>La synthèse ci-dessous prolonge l’analyse en rendant immédiatement lisible vue d’ensemble r0 → v5.</w:t>
      </w:r>
    </w:p>
    <w:p w:rsidR="00000000" w:rsidDel="00000000" w:rsidP="00000000" w:rsidRDefault="00000000" w:rsidRPr="00000000" w14:paraId="000000C1">
      <w:pPr>
        <w:keepNext w:val="1"/>
        <w:keepLines/>
        <w:pageBreakBefore w:val="0"/>
        <w:spacing w:after="100" w:lineRule="auto"/>
        <w:rPr/>
      </w:pPr>
      <w:r>
        <w:rPr>
          <w:rFonts w:ascii="Roboto" w:cs="Arial Unicode MS" w:eastAsia="Roboto" w:hAnsi="Roboto"/>
          <w:rtl w:val="0"/>
        </w:rPr>
        <w:t xml:space="preserve">Tableau 1 — Vue d’ensemble R0 → V5</w:t>
      </w:r>
    </w:p>
    <w:p w:rsidR="00000000" w:rsidDel="00000000" w:rsidP="00000000" w:rsidRDefault="00000000" w:rsidRPr="00000000" w14:paraId="000000C2">
      <w:pPr>
        <w:spacing w:after="0" w:before="0" w:line="240" w:lineRule="auto"/>
        <w:rPr>
          <w:rFonts w:ascii="Roboto" w:cs="Roboto" w:eastAsia="Roboto" w:hAnsi="Roboto"/>
          <w:sz w:val="21"/>
          <w:szCs w:val="21"/>
        </w:rPr>
      </w:pPr>
      <w:r>
        <w:rPr>
          <w:rFonts w:ascii="Roboto" w:hAnsi="Roboto" w:eastAsia="Roboto"/>
          <w:rtl w:val="0"/>
        </w:rPr>
      </w:r>
    </w:p>
    <w:tbl>
      <w:tblPr>
        <w:tblStyle w:val="Table2"/>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290"/>
        <w:gridCol w:w="1290"/>
        <w:gridCol w:w="1290"/>
        <w:gridCol w:w="1290"/>
        <w:gridCol w:w="1290"/>
        <w:tblGridChange w:id="0">
          <w:tblGrid>
            <w:gridCol w:w="1290"/>
            <w:gridCol w:w="1290"/>
            <w:gridCol w:w="1290"/>
            <w:gridCol w:w="1290"/>
            <w:gridCol w:w="1290"/>
            <w:gridCol w:w="1290"/>
            <w:gridCol w:w="1290"/>
          </w:tblGrid>
        </w:tblGridChange>
      </w:tblGrid>
      <w:tr>
        <w:trPr>
          <w:cantSplit w:val="1"/>
          <w:tblHeader w:val="true"/>
        </w:trPr>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Horizon</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Fenêtre cible</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Durée</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Promesse / preuve</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Capacité dominante</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Mode commercial</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7"/>
                <w:szCs w:val="17"/>
              </w:rPr>
            </w:pPr>
            <w:r>
              <w:rPr>
                <w:rFonts w:ascii="Roboto" w:hAnsi="Roboto" w:eastAsia="Roboto"/>
                <w:b/>
                <w:color w:val="FFFFFF"/>
                <w:sz w:val="17"/>
              </w:rPr>
              <w:t>Exit synthétique</w:t>
            </w:r>
          </w:p>
        </w:tc>
      </w:tr>
      <w:tr>
        <w:trPr>
          <w:cantSplit w:val="1"/>
          <w:tblHeader w:val="0"/>
        </w:trPr>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R0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Sep–Nov 2026</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3 mois</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del w:id="9029" w:author="Claude" w:date="2026-09-25T00:00:00Z">
              <w:r>
                <w:rPr>
                  <w:rFonts w:ascii="Roboto" w:hAnsi="Roboto" w:eastAsia="Roboto"/>
                  <w:sz w:val="17"/>
                </w:rPr>
                <w:delText xml:space="preserve">Prouver nouveau Kernel/Extension/SystemDefinition sans perdre les goldens</w:delText>
              </w:r>
            </w:del>
            <w:ins w:id="9030" w:author="Claude" w:date="2026-09-25T00:00:00Z">
              <w:r>
                <w:rPr>
                  <w:rFonts w:ascii="Roboto" w:hAnsi="Roboto" w:eastAsia="Roboto"/>
                  <w:sz w:val="17"/>
                </w:rPr>
                <w:t xml:space="preserve">Prouver nouveau Kernel/Extension/SystemDefinition sur une base unique</w:t>
              </w:r>
            </w:ins>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del w:id="9031" w:author="Claude" w:date="2026-09-25T00:00:00Z">
              <w:r>
                <w:rPr>
                  <w:rFonts w:ascii="Roboto" w:hAnsi="Roboto" w:eastAsia="Roboto"/>
                  <w:sz w:val="17"/>
                </w:rPr>
                <w:delText xml:space="preserve">Contrats, Kernel façade, adapter seam, IR bridge</w:delText>
              </w:r>
            </w:del>
            <w:ins w:id="9032" w:author="Claude" w:date="2026-09-25T00:00:00Z">
              <w:r>
                <w:rPr>
                  <w:rFonts w:ascii="Roboto" w:hAnsi="Roboto" w:eastAsia="Roboto"/>
                  <w:sz w:val="17"/>
                </w:rPr>
                <w:t xml:space="preserve">Contrats, Kernel façade, Adapter Protocol, Domain IR</w:t>
              </w:r>
            </w:ins>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Interne / developer preview</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 xml:space="preserve">Pipeline déterministe ; </w:t>
            </w:r>
            <w:del w:id="9033" w:author="Claude" w:date="2026-09-25T00:00:00Z">
              <w:r>
                <w:rPr>
                  <w:rFonts w:ascii="Roboto" w:hAnsi="Roboto" w:eastAsia="Roboto"/>
                  <w:sz w:val="17"/>
                </w:rPr>
                <w:delText xml:space="preserve">adapter non hardcodé ; goldens préservés</w:delText>
              </w:r>
            </w:del>
            <w:ins w:id="9034" w:author="Claude" w:date="2026-09-25T00:00:00Z">
              <w:r>
                <w:rPr>
                  <w:rFonts w:ascii="Roboto" w:hAnsi="Roboto" w:eastAsia="Roboto"/>
                  <w:sz w:val="17"/>
                </w:rPr>
                <w:t xml:space="preserve">adapter non hardcodé ; golden Asteria vert</w:t>
              </w:r>
            </w:ins>
          </w:p>
        </w:tc>
      </w:tr>
      <w:tr>
        <w:trPr>
          <w:cantSplit w:val="1"/>
          <w:tblHeader w:val="0"/>
        </w:trPr>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V1</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Déc 2026–Mai 2027</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6 mois</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Prouver création gouvernée + premier changement contrôlé</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Ownership, Evidence, Domain, design bindings, Day-2, second adapter, cutover</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Community preview + design-partner pilots</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≥2 stack variants ; owner code préservé ; requirement→evidence ; delta compétitif</w:t>
            </w:r>
          </w:p>
        </w:tc>
      </w:tr>
      <w:tr>
        <w:trPr>
          <w:cantSplit w:val="1"/>
          <w:tblHeader w:val="0"/>
        </w:trPr>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V2</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Juin 2027–Fév 2028</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9 mois</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Prouver réutilisation organisationnelle multi-systèmes</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Entity Profiles, policies, Design Registry, private extensions, collaboration, Control Plane initial</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Team + Organization</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≥3 systèmes partagent standards ; impact/reuse mesurables</w:t>
            </w:r>
          </w:p>
        </w:tc>
      </w:tr>
      <w:tr>
        <w:trPr>
          <w:cantSplit w:val="1"/>
          <w:tblHeader w:val="0"/>
        </w:trPr>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V3</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Mar 2028–Fév 2029</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12 mois</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Prouver évolution + brownfield</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Observed State, drift, Change Engine, migrations, convergence</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Organization expansion / lifecycle</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Système non généré observé ; migration sémantique ; adoption graduelle</w:t>
            </w:r>
          </w:p>
        </w:tc>
      </w:tr>
      <w:tr>
        <w:trPr>
          <w:cantSplit w:val="1"/>
          <w:tblHeader w:val="0"/>
        </w:trPr>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V4</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Mar 2029–Fév 2030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12 mois</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Prouver Enterprise/Sovereign + ecosystem scale</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Self-host, air-gap, trust, private registry, customer workers, fleet</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Enterprise/Sovereign + partenaires</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Localité source ; air-gap update ; least privilege ; fleet queries</w:t>
            </w:r>
          </w:p>
        </w:tc>
      </w:tr>
      <w:tr>
        <w:trPr>
          <w:cantSplit w:val="1"/>
          <w:tblHeader w:val="0"/>
        </w:trPr>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V5</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Mar 2030–Août 2031</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18 mois</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Exploiter le socle pour agents avancés</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Bounded-authority agents, portfolio recommendations, change campaigns</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Écosystème mature multi-tier</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Agents Observe/Propose/Apply uniquement sous policy + Evidence</w:t>
            </w:r>
          </w:p>
        </w:tc>
      </w:tr>
    </w:tbl>
    <w:p w:rsidR="00000000" w:rsidDel="00000000" w:rsidP="00000000" w:rsidRDefault="00000000" w:rsidRPr="00000000" w14:paraId="000000F4">
      <w:pPr>
        <w:spacing w:after="0" w:before="0" w:line="240" w:lineRule="auto"/>
        <w:rPr>
          <w:rFonts w:ascii="Roboto" w:cs="Roboto" w:eastAsia="Roboto" w:hAnsi="Roboto"/>
          <w:sz w:val="17"/>
          <w:szCs w:val="17"/>
        </w:rPr>
      </w:pPr>
      <w:r>
        <w:rPr>
          <w:rFonts w:ascii="Roboto" w:hAnsi="Roboto" w:eastAsia="Roboto"/>
          <w:rtl w:val="0"/>
        </w:rPr>
      </w:r>
    </w:p>
    <w:p w:rsidR="00000000" w:rsidDel="00000000" w:rsidP="00000000" w:rsidRDefault="00000000" w:rsidRPr="00000000" w14:paraId="000000F5">
      <w:pPr>
        <w:spacing w:after="0" w:before="0" w:line="240"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0F6">
      <w:pPr>
        <w:pStyle w:val="Heading2"/>
        <w:keepNext/>
        <w:keepLines/>
        <w:spacing w:after="0" w:before="0" w:line="240" w:lineRule="auto"/>
        <w:rPr>
          <w:rFonts w:ascii="Roboto" w:cs="Roboto" w:eastAsia="Roboto" w:hAnsi="Roboto"/>
        </w:rPr>
      </w:pPr>
      <w:r>
        <w:rPr>
          <w:rFonts w:ascii="Montserrat" w:hAnsi="Montserrat" w:eastAsia="Montserrat"/>
        </w:rPr>
        <w:t>6.8 Missions techniques du premier cycle</w:t>
      </w:r>
    </w:p>
    <w:p>
      <w:r>
        <w:rPr>
          <w:rFonts w:ascii="Roboto" w:hAnsi="Roboto" w:eastAsia="Roboto"/>
        </w:rPr>
        <w:t>Le déroulement présenté dans cette section devient plus lisible à travers missions techniques du premier cycle e0 → e10, notamment aux points de passage et de contrôle.</w:t>
      </w:r>
    </w:p>
    <w:p w:rsidR="00000000" w:rsidDel="00000000" w:rsidP="00000000" w:rsidRDefault="00000000" w:rsidRPr="00000000" w14:paraId="000000F7">
      <w:pPr>
        <w:keepNext w:val="1"/>
        <w:keepLines/>
        <w:pageBreakBefore w:val="0"/>
        <w:spacing w:after="0" w:before="0" w:line="240" w:lineRule="auto"/>
        <w:rPr/>
      </w:pPr>
      <w:r>
        <w:rPr>
          <w:rFonts w:ascii="Roboto" w:cs="Arial Unicode MS" w:eastAsia="Roboto" w:hAnsi="Roboto"/>
          <w:rtl w:val="0"/>
        </w:rPr>
        <w:t xml:space="preserve">Tableau 2 — Missions techniques du premier cycle E0 → E10</w:t>
      </w:r>
    </w:p>
    <w:p w:rsidR="00000000" w:rsidDel="00000000" w:rsidP="00000000" w:rsidRDefault="00000000" w:rsidRPr="00000000" w14:paraId="000000F8">
      <w:pPr>
        <w:spacing w:after="0" w:before="0" w:line="240" w:lineRule="auto"/>
        <w:rPr>
          <w:rFonts w:ascii="Roboto" w:cs="Roboto" w:eastAsia="Roboto" w:hAnsi="Roboto"/>
          <w:sz w:val="21"/>
          <w:szCs w:val="21"/>
        </w:rPr>
      </w:pPr>
      <w:r>
        <w:rPr>
          <w:rFonts w:ascii="Roboto" w:hAnsi="Roboto" w:eastAsia="Roboto"/>
          <w:rtl w:val="0"/>
        </w:rPr>
      </w:r>
    </w:p>
    <w:tbl>
      <w:tblPr>
        <w:tblStyle w:val="Table3"/>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Mission</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Horizon</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Objectif</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Gate / sortie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E0</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R0</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Contract Foundation — 7 artefacts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P1–P10 PASS ; seule suite autorisée : E1</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E1</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R0</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Kernel Façade headless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del w:id="9035" w:author="Claude" w:date="2026-09-25T00:00:00Z">
              <w:r>
                <w:rPr>
                  <w:rFonts w:ascii="Roboto" w:hAnsi="Roboto" w:eastAsia="Roboto"/>
                  <w:sz w:val="17"/>
                </w:rPr>
                <w:delText xml:space="preserve">CLI/test via validate-resolve-plan ; legacy déterministe identique</w:delText>
              </w:r>
            </w:del>
            <w:ins w:id="9036" w:author="Claude" w:date="2026-09-25T00:00:00Z">
              <w:r>
                <w:rPr>
                  <w:rFonts w:ascii="Roboto" w:hAnsi="Roboto" w:eastAsia="Roboto"/>
                  <w:sz w:val="17"/>
                </w:rPr>
                <w:t xml:space="preserve">CLI/test via validate-resolve-plan ; mêmes entrées → mêmes octets ; UNSUPPORTED explicite ; aucun framework dans le Kernel (ADR-095)</w:t>
              </w:r>
            </w:ins>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E2</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R0</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del w:id="9037" w:author="Claude" w:date="2026-09-25T00:00:00Z">
              <w:r>
                <w:rPr>
                  <w:rFonts w:ascii="Roboto" w:hAnsi="Roboto" w:eastAsia="Roboto"/>
                  <w:sz w:val="17"/>
                </w:rPr>
                <w:delText xml:space="preserve">Adapter Protocol v0 + premier wrapper</w:delText>
              </w:r>
            </w:del>
            <w:ins w:id="9038" w:author="Claude" w:date="2026-09-25T00:00:00Z">
              <w:r>
                <w:rPr>
                  <w:rFonts w:ascii="Roboto" w:hAnsi="Roboto" w:eastAsia="Roboto"/>
                  <w:sz w:val="17"/>
                </w:rPr>
                <w:t xml:space="preserve">Adapter Protocol v0 + premier adapter</w:t>
              </w:r>
            </w:ins>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Discovery/resolve/plan/materialize/verify par manifest ; aucune capability perdue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R0</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del w:id="9039" w:author="Claude" w:date="2026-09-25T00:00:00Z">
              <w:r>
                <w:rPr>
                  <w:rFonts w:ascii="Roboto" w:hAnsi="Roboto" w:eastAsia="Roboto"/>
                  <w:sz w:val="17"/>
                </w:rPr>
                <w:delText xml:space="preserve">System Definition → Internal IR Bridge</w:delText>
              </w:r>
            </w:del>
            <w:ins w:id="9040" w:author="Claude" w:date="2026-09-25T00:00:00Z">
              <w:r>
                <w:rPr>
                  <w:rFonts w:ascii="Roboto" w:hAnsi="Roboto" w:eastAsia="Roboto"/>
                  <w:sz w:val="17"/>
                </w:rPr>
                <w:t xml:space="preserve">Domain IR et enrichissement de l’IR</w:t>
              </w:r>
            </w:ins>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IR déterministe ; unsupported explicite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Ownership &amp; Evidence Extraction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Owner change survit ; proof chain exportable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E5</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Domain Contract Projection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Domain distinct de capability ; contrat partagé</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E6</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Organization Context &amp; Design Bindings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Theme ≠ Domain ; policy bloque ou produit waiver</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E7</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Day-2 Change Intelligence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Impact/diff avant apply ; stale Evidence visible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E8</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Second Adapter Substitution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Aucun if framework spécifique dans Kernel ; Evidence comparable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E9</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Competitive Golden Run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CONTINUE / SIMPLIFY / REPOSITION / STOP sur critères figés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E10</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Sortie V1</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Canonical Cutover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del w:id="9041" w:author="Claude" w:date="2026-09-25T00:00:00Z">
              <w:r>
                <w:rPr>
                  <w:rFonts w:ascii="Roboto" w:hAnsi="Roboto" w:eastAsia="Roboto"/>
                  <w:sz w:val="17"/>
                </w:rPr>
                <w:delText xml:space="preserve">Seulement si E7–E9 valident suffisamment ; legacy → compatibility/import</w:delText>
              </w:r>
            </w:del>
            <w:ins w:id="9042" w:author="Claude" w:date="2026-09-25T00:00:00Z">
              <w:r>
                <w:rPr>
                  <w:rFonts w:ascii="Roboto" w:hAnsi="Roboto" w:eastAsia="Roboto"/>
                  <w:sz w:val="17"/>
                </w:rPr>
                <w:t xml:space="preserve">Seulement si E7–E9 valident suffisamment ; aucun legacy à basculer (ADR-094)</w:t>
              </w:r>
            </w:ins>
          </w:p>
        </w:tc>
      </w:tr>
    </w:tbl>
    <w:p w:rsidR="00000000" w:rsidDel="00000000" w:rsidP="00000000" w:rsidRDefault="00000000" w:rsidRPr="00000000" w14:paraId="00000129">
      <w:pPr>
        <w:spacing w:after="0" w:before="0" w:line="240" w:lineRule="auto"/>
        <w:rPr>
          <w:rFonts w:ascii="Roboto" w:cs="Roboto" w:eastAsia="Roboto" w:hAnsi="Roboto"/>
          <w:sz w:val="18"/>
          <w:szCs w:val="18"/>
        </w:rPr>
      </w:pPr>
      <w:r>
        <w:rPr>
          <w:rFonts w:ascii="Roboto" w:hAnsi="Roboto" w:eastAsia="Roboto"/>
          <w:rtl w:val="0"/>
        </w:rPr>
      </w:r>
    </w:p>
    <w:p w:rsidR="00000000" w:rsidDel="00000000" w:rsidP="00000000" w:rsidRDefault="00000000" w:rsidRPr="00000000" w14:paraId="0000012A">
      <w:pPr>
        <w:spacing w:after="0" w:before="0" w:line="240"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2B">
      <w:pPr>
        <w:pStyle w:val="Heading2"/>
        <w:keepNext/>
        <w:keepLines/>
        <w:pageBreakBefore w:val="1"/>
        <w:spacing w:after="0" w:before="0" w:line="240" w:lineRule="auto"/>
        <w:rPr>
          <w:rFonts w:ascii="Roboto" w:cs="Roboto" w:eastAsia="Roboto" w:hAnsi="Roboto"/>
        </w:rPr>
      </w:pPr>
      <w:r>
        <w:rPr>
          <w:rFonts w:ascii="Montserrat" w:hAnsi="Montserrat" w:eastAsia="Montserrat"/>
        </w:rPr>
        <w:t>6.9 Tracks continus</w:t>
      </w:r>
    </w:p>
    <w:p>
      <w:r>
        <w:rPr>
          <w:rFonts w:ascii="Roboto" w:hAnsi="Roboto" w:eastAsia="Roboto"/>
        </w:rPr>
        <w:t>La progression proposée est résumée par tracks continus de la roadmap, avec une lecture directe des étapes et des dépendances.</w:t>
      </w:r>
    </w:p>
    <w:p w:rsidR="00000000" w:rsidDel="00000000" w:rsidP="00000000" w:rsidRDefault="00000000" w:rsidRPr="00000000" w14:paraId="0000012C">
      <w:pPr>
        <w:keepNext w:val="1"/>
        <w:keepLines/>
        <w:pageBreakBefore w:val="0"/>
        <w:spacing w:after="0" w:before="0" w:line="240" w:lineRule="auto"/>
        <w:rPr/>
      </w:pPr>
      <w:r>
        <w:rPr>
          <w:rFonts w:ascii="Roboto" w:hAnsi="Roboto" w:eastAsia="Roboto"/>
          <w:rtl w:val="0"/>
        </w:rPr>
        <w:t xml:space="preserve">Tableau 3 — Tracks continus de la roadmap</w:t>
      </w:r>
    </w:p>
    <w:p w:rsidR="00000000" w:rsidDel="00000000" w:rsidP="00000000" w:rsidRDefault="00000000" w:rsidRPr="00000000" w14:paraId="0000012D">
      <w:pPr>
        <w:spacing w:after="0" w:before="0" w:line="240" w:lineRule="auto"/>
        <w:rPr>
          <w:rFonts w:ascii="Roboto" w:cs="Roboto" w:eastAsia="Roboto" w:hAnsi="Roboto"/>
          <w:sz w:val="21"/>
          <w:szCs w:val="21"/>
        </w:rPr>
      </w:pPr>
      <w:r>
        <w:rPr>
          <w:rFonts w:ascii="Roboto" w:hAnsi="Roboto" w:eastAsia="Roboto"/>
          <w:rtl w:val="0"/>
        </w:rPr>
      </w:r>
    </w:p>
    <w:tbl>
      <w:tblPr>
        <w:tblStyle w:val="Table4"/>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Track</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Champ</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Accent R0–V2</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Accent V3–V5</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 — System Engineering Model</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Requirements, Decisions, Entity Context, SystemDefinition, DomainContract, IRs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Contrats + modèle du système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Observed/evolution extensions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 — Compiler &amp; Extension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Kernel, resolver, ExecutionPlan, adapters, registry</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Protocol + stack variants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Ecosystem scale + migrations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 — Assurance &amp; Lifecycle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Conformance, Evidence, ownership, changes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Evidence + premier changement contrôlé</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Drift + fleet + migrations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 — Experience &amp; Collaboration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CLI, API/SDK, Workbench, approvals, portfolio</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CLI/API + Workbench guidé ; collaboration V2</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Brownfield + portfolio + Enterprise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 — Design &amp; Organization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Entity Profiles, policies, Design Systems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Bindings puis réutilisation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Design migrations + fleet governance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F — AI Assistance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Intake, clarification, architecture, owner code, remediation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Proposer/expliquer sous autorité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Agents plus forts mais bornés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G — Platform Operations &amp; Trust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Workers, sandboxing, multi-tenancy, signing, self-host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Control Plane initial + remote workers V2</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Sovereign/air-gap + ecosystem trust</w:t>
            </w:r>
          </w:p>
        </w:tc>
      </w:tr>
    </w:tbl>
    <w:p w:rsidR="00000000" w:rsidDel="00000000" w:rsidP="00000000" w:rsidRDefault="00000000" w:rsidRPr="00000000" w14:paraId="0000014E">
      <w:pPr>
        <w:spacing w:after="0" w:before="0" w:line="240" w:lineRule="auto"/>
        <w:rPr>
          <w:rFonts w:ascii="Roboto" w:cs="Roboto" w:eastAsia="Roboto" w:hAnsi="Roboto"/>
          <w:sz w:val="18"/>
          <w:szCs w:val="18"/>
        </w:rPr>
      </w:pPr>
      <w:r>
        <w:rPr>
          <w:rFonts w:ascii="Roboto" w:hAnsi="Roboto" w:eastAsia="Roboto"/>
          <w:rtl w:val="0"/>
        </w:rPr>
      </w:r>
    </w:p>
    <w:p w:rsidR="00000000" w:rsidDel="00000000" w:rsidP="00000000" w:rsidRDefault="00000000" w:rsidRPr="00000000" w14:paraId="0000014F">
      <w:pPr>
        <w:spacing w:after="0" w:before="0" w:line="240"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50">
      <w:pPr>
        <w:pStyle w:val="Heading2"/>
        <w:keepNext/>
        <w:keepLines/>
        <w:pageBreakBefore w:val="1"/>
        <w:spacing w:after="0" w:before="0" w:line="240" w:lineRule="auto"/>
        <w:rPr>
          <w:rFonts w:ascii="Roboto" w:cs="Roboto" w:eastAsia="Roboto" w:hAnsi="Roboto"/>
        </w:rPr>
      </w:pPr>
      <w:r>
        <w:rPr>
          <w:rFonts w:ascii="Montserrat" w:hAnsi="Montserrat" w:eastAsia="Montserrat"/>
        </w:rPr>
        <w:t>6.10 Gates de sortie par horizon</w:t>
      </w:r>
    </w:p>
    <w:p>
      <w:r>
        <w:rPr>
          <w:rFonts w:ascii="Roboto" w:hAnsi="Roboto" w:eastAsia="Roboto"/>
        </w:rPr>
        <w:t>Pour rendre les arbitrages vérifiables, la synthèse suivante rapproche gates de sortie par horizon des contrôles attendus.</w:t>
      </w:r>
    </w:p>
    <w:p w:rsidR="00000000" w:rsidDel="00000000" w:rsidP="00000000" w:rsidRDefault="00000000" w:rsidRPr="00000000" w14:paraId="00000151">
      <w:pPr>
        <w:keepNext w:val="1"/>
        <w:keepLines/>
        <w:pageBreakBefore w:val="0"/>
        <w:spacing w:after="0" w:before="0" w:line="240" w:lineRule="auto"/>
        <w:rPr/>
      </w:pPr>
      <w:r>
        <w:rPr>
          <w:rFonts w:ascii="Roboto" w:hAnsi="Roboto" w:eastAsia="Roboto"/>
          <w:rtl w:val="0"/>
        </w:rPr>
        <w:t xml:space="preserve">Tableau 4 — Gates de sortie par horizon</w:t>
      </w:r>
    </w:p>
    <w:p w:rsidR="00000000" w:rsidDel="00000000" w:rsidP="00000000" w:rsidRDefault="00000000" w:rsidRPr="00000000" w14:paraId="00000152">
      <w:pPr>
        <w:spacing w:after="0" w:before="0" w:line="240" w:lineRule="auto"/>
        <w:rPr>
          <w:rFonts w:ascii="Roboto" w:cs="Roboto" w:eastAsia="Roboto" w:hAnsi="Roboto"/>
          <w:sz w:val="21"/>
          <w:szCs w:val="21"/>
        </w:rPr>
      </w:pPr>
      <w:r>
        <w:rPr>
          <w:rFonts w:ascii="Roboto" w:hAnsi="Roboto" w:eastAsia="Roboto"/>
          <w:rtl w:val="0"/>
        </w:rPr>
      </w:r>
    </w:p>
    <w:tbl>
      <w:tblPr>
        <w:tblStyle w:val="Table5"/>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806"/>
        <w:gridCol w:w="1806"/>
        <w:gridCol w:w="1806"/>
        <w:gridCol w:w="1806"/>
        <w:tblGridChange w:id="0">
          <w:tblGrid>
            <w:gridCol w:w="1806"/>
            <w:gridCol w:w="1806"/>
            <w:gridCol w:w="1806"/>
            <w:gridCol w:w="1806"/>
            <w:gridCol w:w="1806"/>
          </w:tblGrid>
        </w:tblGridChange>
      </w:tblGrid>
      <w:tr>
        <w:trPr>
          <w:cantSplit w:val="1"/>
          <w:tblHeader w:val="true"/>
        </w:trPr>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Horizon</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Risque fermé</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Gate principal</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Preuve minimale</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Si FAIL</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R0</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Transition modèle/compiler</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Déterminisme Kernel/extension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del w:id="9043" w:author="Claude" w:date="2026-09-25T00:00:00Z">
              <w:r>
                <w:rPr>
                  <w:rFonts w:ascii="Roboto" w:hAnsi="Roboto" w:eastAsia="Roboto"/>
                  <w:sz w:val="17"/>
                </w:rPr>
                <w:delText xml:space="preserve">E0–E3 + goldens legacy préservés</w:delText>
              </w:r>
            </w:del>
            <w:ins w:id="9044" w:author="Claude" w:date="2026-09-25T00:00:00Z">
              <w:r>
                <w:rPr>
                  <w:rFonts w:ascii="Roboto" w:hAnsi="Roboto" w:eastAsia="Roboto"/>
                  <w:sz w:val="17"/>
                </w:rPr>
                <w:t xml:space="preserve">E0–E3 + golden Asteria vert</w:t>
              </w:r>
            </w:ins>
          </w:p>
        </w:tc>
        <w:tc>
          <w:tcPr>
            <w:tcW w:type="dxa" w:w="1872"/>
            <w:shd w:fill="feece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Simplifier les contrats ; ne pas élargir V1</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V1</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Catégorie + owner-code + system compilation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Boucle différenciante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≥2 stacks ; Evidence ; owner work préservé ; golden compétitif</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SIMPLIFY/REPOSITION ; pas de cutover</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V2</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Organization/governance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Standards réutilisables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≥3 systèmes partagent profiles/policies/design ; impact mesurable</w:t>
            </w:r>
          </w:p>
        </w:tc>
        <w:tc>
          <w:tcPr>
            <w:tcW w:type="dxa" w:w="1872"/>
            <w:shd w:fill="feece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Stopper expansion Enterprise ; corriger gouvernance</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V3</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Lifecycle/brownfield</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Convergence contrôlée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Système non généré observé ; migration sémantique ; drift re-vérifié</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Réduire le périmètre brownfield</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V4</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Operating/Enterprise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Exploitation souveraine sûre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Customer-side worker ; air-gap ; least privilege ; Control Plane indépendant</w:t>
            </w:r>
          </w:p>
        </w:tc>
        <w:tc>
          <w:tcPr>
            <w:tcW w:type="dxa" w:w="1872"/>
            <w:shd w:fill="feece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Limiter modes de déploiement ; aucune promesse souveraine</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V5</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Autorité agentique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Automatisation bornée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Typed tools ; approval policy ; Evidence des actions agents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Conserver IA en propose-only ; réduire autonomie</w:t>
            </w:r>
          </w:p>
        </w:tc>
      </w:tr>
    </w:tbl>
    <w:p w:rsidR="00000000" w:rsidDel="00000000" w:rsidP="00000000" w:rsidRDefault="00000000" w:rsidRPr="00000000" w14:paraId="00000176">
      <w:pPr>
        <w:spacing w:after="0" w:before="0" w:line="240" w:lineRule="auto"/>
        <w:rPr>
          <w:rFonts w:ascii="Roboto" w:cs="Roboto" w:eastAsia="Roboto" w:hAnsi="Roboto"/>
          <w:sz w:val="18"/>
          <w:szCs w:val="18"/>
        </w:rPr>
      </w:pPr>
      <w:r>
        <w:rPr>
          <w:rFonts w:ascii="Roboto" w:hAnsi="Roboto" w:eastAsia="Roboto"/>
          <w:rtl w:val="0"/>
        </w:rPr>
      </w:r>
    </w:p>
    <w:p w:rsidR="00000000" w:rsidDel="00000000" w:rsidP="00000000" w:rsidRDefault="00000000" w:rsidRPr="00000000" w14:paraId="00000177">
      <w:pPr>
        <w:spacing w:after="0" w:before="0" w:line="240"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78">
      <w:pPr>
        <w:pStyle w:val="Heading2"/>
        <w:keepNext/>
        <w:keepLines/>
        <w:pageBreakBefore w:val="1"/>
        <w:spacing w:after="0" w:before="0" w:line="240" w:lineRule="auto"/>
        <w:rPr>
          <w:rFonts w:ascii="Roboto" w:cs="Roboto" w:eastAsia="Roboto" w:hAnsi="Roboto"/>
        </w:rPr>
      </w:pPr>
      <w:r>
        <w:rPr>
          <w:rFonts w:ascii="Montserrat" w:hAnsi="Montserrat" w:eastAsia="Montserrat"/>
        </w:rPr>
        <w:t>6.11 Alignement roadmap / Plan d’affaires</w:t>
      </w:r>
    </w:p>
    <w:p>
      <w:r>
        <w:rPr>
          <w:rFonts w:ascii="Roboto" w:hAnsi="Roboto" w:eastAsia="Roboto"/>
        </w:rPr>
        <w:t>La progression proposée est résumée par alignement roadmap ↔ plan d’affaires, avec une lecture directe des étapes et des dépendances.</w:t>
      </w:r>
    </w:p>
    <w:p w:rsidR="00000000" w:rsidDel="00000000" w:rsidP="00000000" w:rsidRDefault="00000000" w:rsidRPr="00000000" w14:paraId="00000179">
      <w:pPr>
        <w:keepNext w:val="1"/>
        <w:keepLines/>
        <w:pageBreakBefore w:val="0"/>
        <w:spacing w:after="0" w:before="0" w:line="240" w:lineRule="auto"/>
        <w:rPr/>
      </w:pPr>
      <w:r>
        <w:rPr>
          <w:rFonts w:ascii="Roboto" w:hAnsi="Roboto" w:eastAsia="Roboto"/>
        </w:rPr>
        <w:t>Tableau 5 — Alignement Roadmap ↔ Plan d’affaires</w:t>
      </w:r>
    </w:p>
    <w:p w:rsidR="00000000" w:rsidDel="00000000" w:rsidP="00000000" w:rsidRDefault="00000000" w:rsidRPr="00000000" w14:paraId="0000017A">
      <w:pPr>
        <w:spacing w:after="0" w:before="0" w:line="240" w:lineRule="auto"/>
        <w:rPr>
          <w:rFonts w:ascii="Roboto" w:cs="Roboto" w:eastAsia="Roboto" w:hAnsi="Roboto"/>
          <w:sz w:val="21"/>
          <w:szCs w:val="21"/>
        </w:rPr>
      </w:pPr>
      <w:r>
        <w:rPr>
          <w:rFonts w:ascii="Roboto" w:hAnsi="Roboto" w:eastAsia="Roboto"/>
          <w:rtl w:val="0"/>
        </w:rPr>
      </w:r>
    </w:p>
    <w:tbl>
      <w:tblPr>
        <w:tblStyle w:val="Table6"/>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290"/>
        <w:gridCol w:w="1290"/>
        <w:gridCol w:w="1290"/>
        <w:gridCol w:w="1290"/>
        <w:gridCol w:w="1290"/>
        <w:tblGridChange w:id="0">
          <w:tblGrid>
            <w:gridCol w:w="1290"/>
            <w:gridCol w:w="1290"/>
            <w:gridCol w:w="1290"/>
            <w:gridCol w:w="1290"/>
            <w:gridCol w:w="1290"/>
            <w:gridCol w:w="1290"/>
            <w:gridCol w:w="1290"/>
          </w:tblGrid>
        </w:tblGridChange>
      </w:tblGrid>
      <w:tr>
        <w:trPr>
          <w:cantSplit w:val="1"/>
          <w:tblHeader w:val="true"/>
        </w:trPr>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Année produit</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Releases dominantes</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Orgs payantes (central)</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Pilotes payés</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Revenus M FCFA</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Coûts M FCFA</w:t>
            </w:r>
          </w:p>
        </w:tc>
        <w:tc>
          <w:tcPr>
            <w:tcW w:type="dxa" w:w="1337"/>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7"/>
                <w:szCs w:val="17"/>
              </w:rPr>
            </w:pPr>
            <w:r>
              <w:rPr>
                <w:rFonts w:ascii="Roboto" w:hAnsi="Roboto" w:eastAsia="Roboto"/>
                <w:b/>
                <w:color w:val="FFFFFF"/>
                <w:sz w:val="17"/>
              </w:rPr>
              <w:t>Décision économique</w:t>
            </w:r>
          </w:p>
        </w:tc>
      </w:tr>
      <w:tr>
        <w:trPr>
          <w:cantSplit w:val="1"/>
          <w:tblHeader w:val="0"/>
        </w:trPr>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Y1 Sep 2026–Août 2027</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R0 + V1 + début V2</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5</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4</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52,4</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170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Prouver wedge + premières conversions</w:t>
            </w:r>
          </w:p>
        </w:tc>
      </w:tr>
      <w:tr>
        <w:trPr>
          <w:cantSplit w:val="1"/>
          <w:tblHeader w:val="0"/>
        </w:trPr>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Y2 Sep 2027–Août 2028</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fin V2 + début V3</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21</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8</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246</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365</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Prouver réutilisation organisationnelle + raison payante lifecycle</w:t>
            </w:r>
          </w:p>
        </w:tc>
      </w:tr>
      <w:tr>
        <w:trPr>
          <w:cantSplit w:val="1"/>
          <w:tblHeader w:val="0"/>
        </w:trPr>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Y3 Sep 2028–Août 2029</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fin V3 + début V4</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54</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12</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714</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760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Accélérer lifecycle ; préparer Enterprise</w:t>
            </w:r>
          </w:p>
        </w:tc>
      </w:tr>
      <w:tr>
        <w:trPr>
          <w:cantSplit w:val="1"/>
          <w:tblHeader w:val="0"/>
        </w:trPr>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Y4 Sep 2029–Août 2030</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fin V4 + début V5</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112</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16</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1 590</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1 300</w:t>
            </w:r>
          </w:p>
        </w:tc>
        <w:tc>
          <w:tcPr>
            <w:tcW w:type="dxa" w:w="1337"/>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Break-even cumulé ; expansion Enterprise</w:t>
            </w:r>
          </w:p>
        </w:tc>
      </w:tr>
      <w:tr>
        <w:trPr>
          <w:cantSplit w:val="1"/>
          <w:tblHeader w:val="0"/>
        </w:trPr>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Y5 Sep 2030–Août 2031</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V5 maturation</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210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20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3 300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2 150</w:t>
            </w:r>
          </w:p>
        </w:tc>
        <w:tc>
          <w:tcPr>
            <w:tcW w:type="dxa" w:w="1337"/>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Écosystème mature multi-tier</w:t>
            </w:r>
          </w:p>
        </w:tc>
      </w:tr>
    </w:tbl>
    <w:p w:rsidR="00000000" w:rsidDel="00000000" w:rsidP="00000000" w:rsidRDefault="00000000" w:rsidRPr="00000000" w14:paraId="000001A5">
      <w:pPr>
        <w:spacing w:after="0" w:before="0" w:line="240" w:lineRule="auto"/>
        <w:rPr>
          <w:rFonts w:ascii="Roboto" w:cs="Roboto" w:eastAsia="Roboto" w:hAnsi="Roboto"/>
          <w:sz w:val="17"/>
          <w:szCs w:val="17"/>
        </w:rPr>
      </w:pPr>
      <w:r>
        <w:rPr>
          <w:rFonts w:ascii="Roboto" w:hAnsi="Roboto" w:eastAsia="Roboto"/>
          <w:rtl w:val="0"/>
        </w:rPr>
      </w:r>
    </w:p>
    <w:p w:rsidR="00000000" w:rsidDel="00000000" w:rsidP="00000000" w:rsidRDefault="00000000" w:rsidRPr="00000000" w14:paraId="000001A6">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A7">
      <w:pPr>
        <w:pStyle w:val="Heading2"/>
        <w:keepNext/>
        <w:keepLines/>
        <w:pageBreakBefore w:val="1"/>
        <w:spacing w:after="100" w:lineRule="auto"/>
        <w:rPr>
          <w:rFonts w:ascii="Roboto" w:cs="Roboto" w:eastAsia="Roboto" w:hAnsi="Roboto"/>
        </w:rPr>
      </w:pPr>
      <w:r>
        <w:rPr>
          <w:rFonts w:ascii="Montserrat" w:hAnsi="Montserrat" w:eastAsia="Montserrat"/>
        </w:rPr>
        <w:t>6.12 Schéma de progression</w:t>
      </w:r>
    </w:p>
    <w:p>
      <w:r>
        <w:rPr>
          <w:rFonts w:ascii="Roboto" w:hAnsi="Roboto" w:eastAsia="Roboto"/>
        </w:rPr>
        <w:t>La synthèse ci-dessous prolonge l’analyse en rendant immédiatement lisible progression des preuves r0 → v5.</w:t>
      </w:r>
    </w:p>
    <w:p w:rsidR="00000000" w:rsidDel="00000000" w:rsidP="00000000" w:rsidRDefault="00000000" w:rsidRPr="00000000" w14:paraId="000001A9">
      <w:pPr>
        <w:keepNext w:val="1"/>
        <w:spacing w:after="60" w:before="60" w:line="276" w:lineRule="auto"/>
        <w:jc w:val="center"/>
        <w:rPr>
          <w:rFonts w:ascii="Roboto" w:cs="Roboto" w:eastAsia="Roboto" w:hAnsi="Roboto"/>
          <w:b w:val="1"/>
          <w:bCs w:val="1"/>
          <w:i w:val="1"/>
          <w:iCs w:val="1"/>
          <w:color w:val="b45309"/>
          <w:sz w:val="18"/>
          <w:szCs w:val="18"/>
        </w:rPr>
      </w:pPr>
      <w:r>
        <w:rPr>
          <w:rFonts w:ascii="Roboto" w:hAnsi="Roboto" w:eastAsia="Roboto"/>
        </w:rPr>
        <w:t>Note — Les volumes, revenus et coûts Y1–Y5 sont repris du Plan d’affaires 04 et restent des hypothèses de planification à recalibrer par données commerciales réelles. La Roadmap ne transforme pas ces hypothèses en engagements de performance.</w:t>
      </w:r>
    </w:p>
    <w:p w:rsidR="00000000" w:rsidDel="00000000" w:rsidP="00000000" w:rsidRDefault="00000000" w:rsidRPr="00000000" w14:paraId="000001AA">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FINALITÉ PRODUIT</w:t>
      </w:r>
    </w:p>
    <w:p w:rsidR="00000000" w:rsidDel="00000000" w:rsidP="00000000" w:rsidRDefault="00000000" w:rsidRPr="00000000" w14:paraId="000001AB">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AC">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R0 — PROUVER LE NOUVEAU KERNEL</w:t>
      </w:r>
    </w:p>
    <w:p w:rsidR="00000000" w:rsidDel="00000000" w:rsidP="00000000" w:rsidRDefault="00000000" w:rsidRPr="00000000" w14:paraId="000001AD">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AE">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V1 — PROUVER LA CRÉATION GOUVERNÉE</w:t>
      </w:r>
    </w:p>
    <w:p w:rsidR="00000000" w:rsidDel="00000000" w:rsidP="00000000" w:rsidRDefault="00000000" w:rsidRPr="00000000" w14:paraId="000001AF">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B0">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V2 — PROUVER LA RÉUTILISATION ORGANISATIONNELLE</w:t>
      </w:r>
    </w:p>
    <w:p w:rsidR="00000000" w:rsidDel="00000000" w:rsidP="00000000" w:rsidRDefault="00000000" w:rsidRPr="00000000" w14:paraId="000001B1">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B2">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V3 — PROUVER L’ÉVOLUTION, LE DRIFT ET LE BROWNFIELD</w:t>
      </w:r>
    </w:p>
    <w:p w:rsidR="00000000" w:rsidDel="00000000" w:rsidP="00000000" w:rsidRDefault="00000000" w:rsidRPr="00000000" w14:paraId="000001B3">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B4">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V4 — PROUVER L’ENTERPRISE, LA SOUVERAINETÉ ET L’ÉCOSYSTÈME</w:t>
      </w:r>
    </w:p>
    <w:p w:rsidR="00000000" w:rsidDel="00000000" w:rsidP="00000000" w:rsidRDefault="00000000" w:rsidRPr="00000000" w14:paraId="000001B5">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B6">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V5 — EXPLOITER LE SOCLE POUR L’INGÉNIERIE AGENTIQUE AVANCÉE</w:t>
      </w:r>
    </w:p>
    <w:p w:rsidR="00000000" w:rsidDel="00000000" w:rsidP="00000000" w:rsidRDefault="00000000" w:rsidRPr="00000000" w14:paraId="000001B7">
      <w:pPr>
        <w:keepLines/>
        <w:spacing w:after="60" w:before="60" w:line="276" w:lineRule="auto"/>
        <w:jc w:val="center"/>
        <w:rPr>
          <w:rFonts w:ascii="Roboto" w:cs="Roboto" w:eastAsia="Roboto" w:hAnsi="Roboto"/>
          <w:b w:val="1"/>
          <w:bCs w:val="1"/>
          <w:color w:val="0f172a"/>
          <w:sz w:val="21"/>
          <w:szCs w:val="21"/>
        </w:rPr>
      </w:pPr>
      <w:r>
        <w:rPr>
          <w:rFonts w:ascii="Roboto" w:cs="Nova Mono" w:eastAsia="Roboto" w:hAnsi="Roboto"/>
          <w:b w:val="1"/>
          <w:bCs w:val="1"/>
          <w:color w:val="0f172a"/>
          <w:sz w:val="21"/>
          <w:szCs w:val="21"/>
          <w:rtl w:val="0"/>
        </w:rPr>
        <w:t xml:space="preserve">↓</w:t>
      </w:r>
    </w:p>
    <w:p w:rsidR="00000000" w:rsidDel="00000000" w:rsidP="00000000" w:rsidRDefault="00000000" w:rsidRPr="00000000" w14:paraId="000001B8">
      <w:pPr>
        <w:keepLines/>
        <w:spacing w:after="60" w:before="60" w:line="276" w:lineRule="auto"/>
        <w:jc w:val="center"/>
        <w:rPr>
          <w:rFonts w:ascii="Roboto" w:cs="Roboto" w:eastAsia="Roboto" w:hAnsi="Roboto"/>
          <w:b w:val="1"/>
          <w:bCs w:val="1"/>
          <w:color w:val="0f172a"/>
          <w:sz w:val="21"/>
          <w:szCs w:val="21"/>
        </w:rPr>
      </w:pPr>
      <w:r>
        <w:rPr>
          <w:rFonts w:ascii="Roboto" w:cs="Roboto" w:eastAsia="Roboto" w:hAnsi="Roboto"/>
          <w:b w:val="1"/>
          <w:bCs w:val="1"/>
          <w:color w:val="0f172a"/>
          <w:sz w:val="21"/>
          <w:szCs w:val="21"/>
          <w:rtl w:val="0"/>
        </w:rPr>
        <w:t xml:space="preserve">NORTH STAR MATURE — SYSTÈMES NATIFS, GOUVERNÉS, VÉRIFIABLES ET ÉVOLUTIFS</w:t>
      </w:r>
    </w:p>
    <w:p w:rsidR="00000000" w:rsidDel="00000000" w:rsidP="00000000" w:rsidRDefault="00000000" w:rsidRPr="00000000" w14:paraId="000001B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BA">
      <w:pPr>
        <w:pStyle w:val="Heading1"/>
        <w:keepNext/>
        <w:keepLines/>
        <w:spacing w:after="100" w:lineRule="auto"/>
        <w:rPr>
          <w:rFonts w:ascii="Roboto" w:cs="Roboto" w:eastAsia="Roboto" w:hAnsi="Roboto"/>
        </w:rPr>
      </w:pPr>
      <w:r>
        <w:rPr>
          <w:rFonts w:ascii="Montserrat" w:hAnsi="Montserrat" w:eastAsia="Montserrat"/>
        </w:rPr>
        <w:t>7. IMPLICATIONS CONCRÈTES</w:t>
      </w:r>
    </w:p>
    <w:p w:rsidR="00000000" w:rsidDel="00000000" w:rsidP="00000000" w:rsidRDefault="00000000" w:rsidRPr="00000000" w14:paraId="000001BB">
      <w:pPr>
        <w:pStyle w:val="Heading2"/>
        <w:keepNext/>
        <w:keepLines/>
        <w:spacing w:after="100" w:lineRule="auto"/>
        <w:rPr>
          <w:rFonts w:ascii="Roboto" w:cs="Roboto" w:eastAsia="Roboto" w:hAnsi="Roboto"/>
        </w:rPr>
      </w:pPr>
      <w:r>
        <w:rPr>
          <w:rFonts w:ascii="Montserrat" w:hAnsi="Montserrat" w:eastAsia="Montserrat"/>
        </w:rPr>
        <w:t>7.1 Pour le produit</w:t>
      </w:r>
    </w:p>
    <w:p w:rsidR="00000000" w:rsidDel="00000000" w:rsidP="00000000" w:rsidRDefault="00000000" w:rsidRPr="00000000" w14:paraId="000001BC">
      <w:pPr>
        <w:spacing w:after="100" w:before="0" w:line="276" w:lineRule="auto"/>
        <w:rPr>
          <w:rFonts w:ascii="Roboto" w:cs="Roboto" w:eastAsia="Roboto" w:hAnsi="Roboto"/>
          <w:sz w:val="21"/>
          <w:szCs w:val="21"/>
        </w:rPr>
      </w:pPr>
      <w:r>
        <w:rPr>
          <w:rFonts w:ascii="Roboto" w:hAnsi="Roboto" w:eastAsia="Roboto"/>
        </w:rPr>
        <w:t>La roadmap oblige l’équipe à maintenir la finalité complète visible tout en livrant des slices étroits. V1 ne peut donc pas devenir un générateur « définitif » auquel on ajouterait ensuite des options; ses objets et interfaces doivent déjà être compatibles avec organization governance, Evidence, lifecycle et brownfield futurs.</w:t>
      </w:r>
    </w:p>
    <w:p w:rsidR="00000000" w:rsidDel="00000000" w:rsidP="00000000" w:rsidRDefault="00000000" w:rsidRPr="00000000" w14:paraId="000001BD">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BE">
      <w:pPr>
        <w:pStyle w:val="Heading2"/>
        <w:keepNext/>
        <w:keepLines/>
        <w:spacing w:after="100" w:lineRule="auto"/>
        <w:rPr>
          <w:rFonts w:ascii="Roboto" w:cs="Roboto" w:eastAsia="Roboto" w:hAnsi="Roboto"/>
        </w:rPr>
      </w:pPr>
      <w:r>
        <w:rPr>
          <w:rFonts w:ascii="Montserrat" w:hAnsi="Montserrat" w:eastAsia="Montserrat"/>
        </w:rPr>
        <w:t>7.2 Pour l’architecture</w:t>
      </w:r>
    </w:p>
    <w:p w:rsidR="00000000" w:rsidDel="00000000" w:rsidP="00000000" w:rsidRDefault="00000000" w:rsidRPr="00000000" w14:paraId="000001BF">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R0 favorise un Kernel headless, déterministe et extensible avant les surfaces riches. V1 valide le premier cycle complet et le cutover. V2 introduit Control Plane/collaboration sans modifier la sémantique locale. V3 étend le modèle vers Observed State et Change Engine. V4 renforce workers, trust et déploiements. Cette séquence est cohérente avec le choix modular-first du document 03.</w:t>
      </w:r>
    </w:p>
    <w:p w:rsidR="00000000" w:rsidDel="00000000" w:rsidP="00000000" w:rsidRDefault="00000000" w:rsidRPr="00000000" w14:paraId="000001C0">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C1">
      <w:pPr>
        <w:pStyle w:val="Heading2"/>
        <w:keepNext/>
        <w:keepLines/>
        <w:spacing w:after="100" w:lineRule="auto"/>
        <w:rPr>
          <w:rFonts w:ascii="Roboto" w:cs="Roboto" w:eastAsia="Roboto" w:hAnsi="Roboto"/>
        </w:rPr>
      </w:pPr>
      <w:r>
        <w:rPr>
          <w:rFonts w:ascii="Montserrat" w:hAnsi="Montserrat" w:eastAsia="Montserrat"/>
        </w:rPr>
        <w:t>7.3 Pour l’équipe</w:t>
      </w:r>
    </w:p>
    <w:p w:rsidR="00000000" w:rsidDel="00000000" w:rsidP="00000000" w:rsidRDefault="00000000" w:rsidRPr="00000000" w14:paraId="000001C2">
      <w:pPr>
        <w:spacing w:after="100" w:before="0" w:line="276" w:lineRule="auto"/>
        <w:rPr>
          <w:rFonts w:ascii="Roboto" w:cs="Roboto" w:eastAsia="Roboto" w:hAnsi="Roboto"/>
          <w:sz w:val="21"/>
          <w:szCs w:val="21"/>
        </w:rPr>
      </w:pPr>
      <w:r>
        <w:rPr>
          <w:rFonts w:ascii="Roboto" w:hAnsi="Roboto" w:eastAsia="Roboto"/>
        </w:rPr>
        <w:t>Les 18 premiers mois privilégient product engineering, architecture, quality, security, developer experience et design-partner delivery. Sales engineering et customer success montent à mesure que V1/V2 produisent des pilotes. Les compétences migration/brownfield deviennent critiques en V3; Enterprise deployment, IAM, compliance et partner enablement montent en V4; AI/agent engineering avancé se renforce en V5.</w:t>
      </w:r>
    </w:p>
    <w:p w:rsidR="00000000" w:rsidDel="00000000" w:rsidP="00000000" w:rsidRDefault="00000000" w:rsidRPr="00000000" w14:paraId="000001C3">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C4">
      <w:pPr>
        <w:pStyle w:val="Heading2"/>
        <w:keepNext/>
        <w:keepLines/>
        <w:spacing w:after="100" w:lineRule="auto"/>
        <w:rPr>
          <w:rFonts w:ascii="Roboto" w:cs="Roboto" w:eastAsia="Roboto" w:hAnsi="Roboto"/>
        </w:rPr>
      </w:pPr>
      <w:r>
        <w:rPr>
          <w:rFonts w:ascii="Montserrat" w:hAnsi="Montserrat" w:eastAsia="Montserrat"/>
        </w:rPr>
        <w:t>7.4 Pour le budget</w:t>
      </w:r>
    </w:p>
    <w:p w:rsidR="00000000" w:rsidDel="00000000" w:rsidP="00000000" w:rsidRDefault="00000000" w:rsidRPr="00000000" w14:paraId="000001C5">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L’enveloppe de 180 M FCFA finance prioritairement R0–V2. Les dépenses lourdes de scale, self-hosted généralisé, air-gap et ecosystem operations sont volontairement repoussées après preuve commerciale. Le Seed de planification doit donc financer V3/V4 et l’accélération, pas réparer un wedge non validé.</w:t>
      </w:r>
    </w:p>
    <w:p w:rsidR="00000000" w:rsidDel="00000000" w:rsidP="00000000" w:rsidRDefault="00000000" w:rsidRPr="00000000" w14:paraId="000001C6">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C7">
      <w:pPr>
        <w:pStyle w:val="Heading2"/>
        <w:keepNext/>
        <w:keepLines/>
        <w:spacing w:after="100" w:lineRule="auto"/>
        <w:rPr>
          <w:rFonts w:ascii="Roboto" w:cs="Roboto" w:eastAsia="Roboto" w:hAnsi="Roboto"/>
        </w:rPr>
      </w:pPr>
      <w:r>
        <w:rPr>
          <w:rFonts w:ascii="Montserrat" w:hAnsi="Montserrat" w:eastAsia="Montserrat"/>
        </w:rPr>
        <w:t>7.5 Pour les utilisateurs</w:t>
      </w:r>
    </w:p>
    <w:p w:rsidR="00000000" w:rsidDel="00000000" w:rsidP="00000000" w:rsidRDefault="00000000" w:rsidRPr="00000000" w14:paraId="000001C8">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Community voit la valeur tôt via CLI/local et un Workbench limité mais réel. Les équipes gagnent ensuite collaboration et réutilisation. Les organisations obtiennent policies, private extensions et portfolio. Les brownfield users gagnent observation et convergence progressive. Les regulated users obtiennent sovereignty et worker locality. Cette montée évite de faire subir dès V1 toute la complexité d’un grand compte à un utilisateur individuel.</w:t>
      </w:r>
    </w:p>
    <w:p w:rsidR="00000000" w:rsidDel="00000000" w:rsidP="00000000" w:rsidRDefault="00000000" w:rsidRPr="00000000" w14:paraId="000001C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CA">
      <w:pPr>
        <w:pStyle w:val="Heading2"/>
        <w:keepNext/>
        <w:keepLines/>
        <w:spacing w:after="100" w:lineRule="auto"/>
        <w:rPr>
          <w:rFonts w:ascii="Roboto" w:cs="Roboto" w:eastAsia="Roboto" w:hAnsi="Roboto"/>
        </w:rPr>
      </w:pPr>
      <w:r>
        <w:rPr>
          <w:rFonts w:ascii="Montserrat" w:hAnsi="Montserrat" w:eastAsia="Montserrat"/>
        </w:rPr>
        <w:t>7.6 Pour le commercial</w:t>
      </w:r>
    </w:p>
    <w:p w:rsidR="00000000" w:rsidDel="00000000" w:rsidP="00000000" w:rsidRDefault="00000000" w:rsidRPr="00000000" w14:paraId="000001CB">
      <w:pPr>
        <w:spacing w:after="100" w:before="0" w:line="276" w:lineRule="auto"/>
        <w:rPr>
          <w:rFonts w:ascii="Roboto" w:cs="Roboto" w:eastAsia="Roboto" w:hAnsi="Roboto"/>
          <w:sz w:val="21"/>
          <w:szCs w:val="21"/>
        </w:rPr>
      </w:pPr>
      <w:r>
        <w:rPr>
          <w:rFonts w:ascii="Roboto" w:hAnsi="Roboto" w:eastAsia="Roboto"/>
        </w:rPr>
        <w:t>Le GTM doit suivre les capacités réellement prouvées. V1 soutient des design-partner pilots; V2 soutient Team/Organization; V3 augmente expansion et NRR par lifecycle; V4 soutient Enterprise/Sovereign et partenaires. Aucun message commercial ne doit vendre une capacité d’une release future comme déjà production-ready.</w:t>
      </w:r>
    </w:p>
    <w:p w:rsidR="00000000" w:rsidDel="00000000" w:rsidP="00000000" w:rsidRDefault="00000000" w:rsidRPr="00000000" w14:paraId="000001CC">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CD">
      <w:pPr>
        <w:pStyle w:val="Heading2"/>
        <w:keepNext/>
        <w:keepLines/>
        <w:spacing w:after="100" w:lineRule="auto"/>
        <w:rPr>
          <w:rFonts w:ascii="Roboto" w:cs="Roboto" w:eastAsia="Roboto" w:hAnsi="Roboto"/>
        </w:rPr>
      </w:pPr>
      <w:r>
        <w:rPr>
          <w:rFonts w:ascii="Montserrat" w:hAnsi="Montserrat" w:eastAsia="Montserrat"/>
        </w:rPr>
        <w:t>7.7 Pour la gouvernance</w:t>
      </w:r>
    </w:p>
    <w:p w:rsidR="00000000" w:rsidDel="00000000" w:rsidP="00000000" w:rsidRDefault="00000000" w:rsidRPr="00000000" w14:paraId="000001CE">
      <w:pPr>
        <w:spacing w:after="100" w:before="0" w:line="276" w:lineRule="auto"/>
        <w:rPr>
          <w:rFonts w:ascii="Roboto" w:cs="Roboto" w:eastAsia="Roboto" w:hAnsi="Roboto"/>
          <w:sz w:val="21"/>
          <w:szCs w:val="21"/>
        </w:rPr>
      </w:pPr>
      <w:r>
        <w:rPr>
          <w:rFonts w:ascii="Roboto" w:cs="Roboto" w:eastAsia="Roboto" w:hAnsi="Roboto"/>
          <w:sz w:val="21"/>
          <w:szCs w:val="21"/>
          <w:rtl w:val="0"/>
        </w:rPr>
        <w:t xml:space="preserve">Chaque mission technique commence par l’état réel du repository et se termine par PASS/FAIL, preuves et une prochaine action unique. Chaque release consolide un état de maturité. Les changements d’ordre de roadmap doivent être justifiés par une preuve client, technique, sécurité ou économique, pas par une préférence de framework ou une opportunité de démonstration.</w:t>
      </w:r>
    </w:p>
    <w:p w:rsidR="00000000" w:rsidDel="00000000" w:rsidP="00000000" w:rsidRDefault="00000000" w:rsidRPr="00000000" w14:paraId="000001CF">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D0">
      <w:pPr>
        <w:pStyle w:val="Heading2"/>
        <w:keepNext/>
        <w:keepLines/>
        <w:spacing w:after="100" w:lineRule="auto"/>
        <w:rPr>
          <w:rFonts w:ascii="Roboto" w:cs="Roboto" w:eastAsia="Roboto" w:hAnsi="Roboto"/>
        </w:rPr>
      </w:pPr>
      <w:r>
        <w:rPr>
          <w:rFonts w:ascii="Montserrat" w:hAnsi="Montserrat" w:eastAsia="Montserrat"/>
        </w:rPr>
        <w:t>7.8 Pour GovFactory</w:t>
      </w:r>
    </w:p>
    <w:p w:rsidR="00000000" w:rsidDel="00000000" w:rsidP="00000000" w:rsidRDefault="00000000" w:rsidRPr="00000000" w14:paraId="000001D1">
      <w:pPr>
        <w:spacing w:after="100" w:before="0" w:line="276" w:lineRule="auto"/>
        <w:rPr>
          <w:rFonts w:ascii="Roboto" w:cs="Roboto" w:eastAsia="Roboto" w:hAnsi="Roboto"/>
          <w:sz w:val="21"/>
          <w:szCs w:val="21"/>
        </w:rPr>
      </w:pPr>
      <w:r>
        <w:rPr>
          <w:rFonts w:ascii="Roboto" w:hAnsi="Roboto" w:eastAsia="Roboto"/>
        </w:rPr>
        <w:t>GovFactory suit la même roadmap sans fork. V1 peut utiliser un golden public-service-like non officiel; V2 peut introduire des profiles/policies institutionnels; V3 rend migration/audit particulièrement utiles; V4 apporte sovereign deployment. La verticalisation n’a jamais autorité pour modifier le Kernel générique.</w:t>
      </w:r>
    </w:p>
    <w:p w:rsidR="00000000" w:rsidDel="00000000" w:rsidP="00000000" w:rsidRDefault="00000000" w:rsidRPr="00000000" w14:paraId="000001D2">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D3">
      <w:pPr>
        <w:pStyle w:val="Heading1"/>
        <w:keepNext/>
        <w:keepLines/>
        <w:pageBreakBefore w:val="1"/>
        <w:spacing w:after="100" w:lineRule="auto"/>
        <w:rPr>
          <w:rFonts w:ascii="Roboto" w:cs="Roboto" w:eastAsia="Roboto" w:hAnsi="Roboto"/>
        </w:rPr>
      </w:pPr>
      <w:r>
        <w:rPr>
          <w:rFonts w:ascii="Montserrat" w:hAnsi="Montserrat" w:eastAsia="Montserrat"/>
        </w:rPr>
        <w:t>8. CONCLUSION — DÉCISION DE DÉMARRAGE ET RÈGLE DE PASSAGE</w:t>
      </w:r>
    </w:p>
    <w:p w:rsidR="00000000" w:rsidDel="00000000" w:rsidP="00000000" w:rsidRDefault="00000000" w:rsidRPr="00000000" w14:paraId="000001D4">
      <w:pPr>
        <w:spacing w:after="100" w:before="0" w:line="276" w:lineRule="auto"/>
        <w:rPr>
          <w:rFonts w:ascii="Roboto" w:cs="Roboto" w:eastAsia="Roboto" w:hAnsi="Roboto"/>
          <w:sz w:val="21"/>
          <w:szCs w:val="21"/>
        </w:rPr>
      </w:pPr>
      <w:r>
        <w:rPr>
          <w:rFonts w:ascii="Roboto" w:hAnsi="Roboto" w:eastAsia="Roboto"/>
        </w:rPr>
        <w:t>La roadmap ENISTERE FOUNDATION est désormais structurée sur 60 mois avec une baseline de démarrage en septembre 2026 et six horizons cohérents. Les 18 premiers mois concentrent la transformation la plus critique: R0 prouve le nouveau Kernel, V1 prouve la création gouvernée et V2 prouve la valeur organisationnelle réutilisable. Cette séquence est directement alignée avec l’enveloppe initiale de 180 M FCFA et avec le modèle commercial Community → Team → Organization → Enterprise/Sovereign.</w:t>
      </w:r>
    </w:p>
    <w:p w:rsidR="00000000" w:rsidDel="00000000" w:rsidP="00000000" w:rsidRDefault="00000000" w:rsidRPr="00000000" w14:paraId="000001D5">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D6">
      <w:pPr>
        <w:spacing w:after="100" w:before="0" w:line="276" w:lineRule="auto"/>
        <w:rPr>
          <w:rFonts w:ascii="Roboto" w:cs="Roboto" w:eastAsia="Roboto" w:hAnsi="Roboto"/>
          <w:sz w:val="21"/>
          <w:szCs w:val="21"/>
        </w:rPr>
      </w:pPr>
      <w:r>
        <w:rPr>
          <w:rFonts w:ascii="Roboto" w:hAnsi="Roboto" w:eastAsia="Roboto"/>
        </w:rPr>
        <w:t>Le développement ne doit toutefois pas commencer par une réorganisation générale du repository. La première action concrète reste E0 — Contract Foundation, précédée d’un preflight complet. E0 est limité aux contrats, schemas, modèles, fixtures et tests autoritatifs; il ne doit ni construire la Kernel Façade, ni Adapter Protocol, ni Workbench, ni brownfield, ni modifier la génération historique.</w:t>
      </w:r>
    </w:p>
    <w:p w:rsidR="00000000" w:rsidDel="00000000" w:rsidP="00000000" w:rsidRDefault="00000000" w:rsidRPr="00000000" w14:paraId="000001D7">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D8">
      <w:pPr>
        <w:spacing w:after="100" w:before="0" w:line="276" w:lineRule="auto"/>
        <w:rPr>
          <w:rFonts w:ascii="Roboto" w:cs="Roboto" w:eastAsia="Roboto" w:hAnsi="Roboto"/>
          <w:sz w:val="21"/>
          <w:szCs w:val="21"/>
        </w:rPr>
      </w:pPr>
      <w:r>
        <w:rPr>
          <w:rFonts w:ascii="Roboto" w:hAnsi="Roboto" w:eastAsia="Roboto"/>
        </w:rPr>
        <w:t>La règle de passage immédiate est sans ambiguïté: si E0 satisfait P1–P10, la seule prochaine action est E1 — Kernel Façade. Si E0 échoue, les contrats concernés doivent être corrigés ou simplifiés avant toute progression. Cette discipline se répète à chaque horizon jusqu’à V5.</w:t>
      </w:r>
    </w:p>
    <w:p w:rsidR="00000000" w:rsidDel="00000000" w:rsidP="00000000" w:rsidRDefault="00000000" w:rsidRPr="00000000" w14:paraId="000001D9">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DA">
      <w:pPr>
        <w:spacing w:after="100" w:before="0" w:line="276" w:lineRule="auto"/>
        <w:rPr>
          <w:rFonts w:ascii="Roboto" w:cs="Roboto" w:eastAsia="Roboto" w:hAnsi="Roboto"/>
          <w:sz w:val="21"/>
          <w:szCs w:val="21"/>
        </w:rPr>
      </w:pPr>
      <w:r>
        <w:rPr>
          <w:rFonts w:ascii="Roboto" w:hAnsi="Roboto" w:eastAsia="Roboto"/>
        </w:rPr>
        <w:t>La roadmap ne mesure donc pas le succès par le volume de code livré. Elle mesure la capacité d’ENISTERE FOUNDATION à transformer progressivement sa finalité en preuves: architecture extensible, création gouvernée, réutilisation organisationnelle, lifecycle contrôlé, souveraineté puis automatisation agentique sûre.</w:t>
      </w:r>
    </w:p>
    <w:p w:rsidR="00000000" w:rsidDel="00000000" w:rsidP="00000000" w:rsidRDefault="00000000" w:rsidRPr="00000000" w14:paraId="000001DB">
      <w:pPr>
        <w:spacing w:after="100" w:before="0" w:line="276" w:lineRule="auto"/>
        <w:rPr>
          <w:rFonts w:ascii="Roboto" w:cs="Roboto" w:eastAsia="Roboto" w:hAnsi="Roboto"/>
          <w:sz w:val="21"/>
          <w:szCs w:val="21"/>
        </w:rPr>
      </w:pPr>
      <w:r>
        <w:rPr>
          <w:rFonts w:ascii="Roboto" w:hAnsi="Roboto" w:eastAsia="Roboto"/>
          <w:rtl w:val="0"/>
        </w:rPr>
      </w:r>
    </w:p>
    <w:p w:rsidR="00000000" w:rsidDel="00000000" w:rsidP="00000000" w:rsidRDefault="00000000" w:rsidRPr="00000000" w14:paraId="000001DC">
      <w:pPr>
        <w:pStyle w:val="Heading1"/>
        <w:keepNext/>
        <w:keepLines/>
        <w:spacing w:after="100" w:lineRule="auto"/>
        <w:rPr>
          <w:rFonts w:ascii="Roboto" w:cs="Roboto" w:eastAsia="Roboto" w:hAnsi="Roboto"/>
        </w:rPr>
      </w:pPr>
      <w:bookmarkStart w:colFirst="0" w:colLast="0" w:name="_s6dnng7o3pw9" w:id="56"/>
      <w:bookmarkEnd w:id="56"/>
      <w:r>
        <w:rPr>
          <w:rFonts w:ascii="Montserrat" w:cs="Roboto" w:eastAsia="Montserrat" w:hAnsi="Montserrat"/>
          <w:color w:val="11102A"/>
          <w:rtl w:val="0"/>
        </w:rPr>
        <w:t xml:space="preserve">ANNEXE A — RÉFÉRENCES INTERNES PRINCIPALES</w:t>
      </w:r>
      <w:r>
        <w:rPr>
          <w:rFonts w:ascii="Montserrat" w:hAnsi="Montserrat" w:eastAsia="Montserrat"/>
          <w:color w:val="11102A"/>
          <w:rtl w:val="0"/>
        </w:rPr>
      </w:r>
    </w:p>
    <w:p w:rsidR="00000000" w:rsidDel="00000000" w:rsidP="00000000" w:rsidRDefault="00000000" w:rsidRPr="00000000" w14:paraId="000001DD">
      <w:pPr>
        <w:keepLines/>
        <w:spacing w:after="100" w:before="0" w:line="276" w:lineRule="auto"/>
        <w:rPr>
          <w:rFonts w:ascii="Roboto" w:cs="Roboto" w:eastAsia="Roboto" w:hAnsi="Roboto"/>
          <w:sz w:val="21"/>
          <w:szCs w:val="21"/>
        </w:rPr>
      </w:pPr>
      <w:r>
        <w:rPr>
          <w:rFonts w:ascii="Roboto" w:hAnsi="Roboto" w:eastAsia="Roboto"/>
        </w:rPr>
        <w:t>00 — Prompt directeur — Constitution du dossier projet (version finale) — ENISTERE FOUNDATION.</w:t>
      </w:r>
    </w:p>
    <w:p w:rsidR="00000000" w:rsidDel="00000000" w:rsidP="00000000" w:rsidRDefault="00000000" w:rsidRPr="00000000" w14:paraId="000001DE">
      <w:pPr>
        <w:keepLines/>
        <w:spacing w:after="100" w:before="0" w:line="276" w:lineRule="auto"/>
        <w:rPr>
          <w:rFonts w:ascii="Roboto" w:cs="Roboto" w:eastAsia="Roboto" w:hAnsi="Roboto"/>
          <w:sz w:val="21"/>
          <w:szCs w:val="21"/>
        </w:rPr>
      </w:pPr>
      <w:r>
        <w:rPr>
          <w:rFonts w:ascii="Roboto" w:hAnsi="Roboto" w:eastAsia="Roboto"/>
        </w:rPr>
        <w:t>01 — Synthèse de l’étude — ENISTERE FOUNDATION V1.0.</w:t>
      </w:r>
    </w:p>
    <w:p w:rsidR="00000000" w:rsidDel="00000000" w:rsidP="00000000" w:rsidRDefault="00000000" w:rsidRPr="00000000" w14:paraId="000001DF">
      <w:pPr>
        <w:keepLines/>
        <w:spacing w:after="100" w:before="0" w:line="276" w:lineRule="auto"/>
        <w:rPr>
          <w:rFonts w:ascii="Roboto" w:cs="Roboto" w:eastAsia="Roboto" w:hAnsi="Roboto"/>
          <w:sz w:val="21"/>
          <w:szCs w:val="21"/>
        </w:rPr>
      </w:pPr>
      <w:r>
        <w:rPr>
          <w:rFonts w:ascii="Roboto" w:hAnsi="Roboto" w:eastAsia="Roboto"/>
        </w:rPr>
        <w:t>02 — Cahier des charges produit — ENISTERE FOUNDATION V1.0.</w:t>
      </w:r>
    </w:p>
    <w:p w:rsidR="00000000" w:rsidDel="00000000" w:rsidP="00000000" w:rsidRDefault="00000000" w:rsidRPr="00000000" w14:paraId="000001E0">
      <w:pPr>
        <w:keepLines/>
        <w:spacing w:after="100" w:before="0" w:line="276" w:lineRule="auto"/>
        <w:rPr>
          <w:rFonts w:ascii="Roboto" w:cs="Roboto" w:eastAsia="Roboto" w:hAnsi="Roboto"/>
          <w:sz w:val="21"/>
          <w:szCs w:val="21"/>
        </w:rPr>
      </w:pPr>
      <w:r>
        <w:rPr>
          <w:rFonts w:ascii="Roboto" w:hAnsi="Roboto" w:eastAsia="Roboto"/>
        </w:rPr>
        <w:t>03 — Architecture technique — ENISTERE FOUNDATION V1.0.</w:t>
      </w:r>
    </w:p>
    <w:p w:rsidR="00000000" w:rsidDel="00000000" w:rsidP="00000000" w:rsidRDefault="00000000" w:rsidRPr="00000000" w14:paraId="000001E1">
      <w:pPr>
        <w:keepLines/>
        <w:spacing w:after="100" w:before="0" w:line="276" w:lineRule="auto"/>
        <w:rPr>
          <w:rFonts w:ascii="Roboto" w:cs="Roboto" w:eastAsia="Roboto" w:hAnsi="Roboto"/>
          <w:sz w:val="21"/>
          <w:szCs w:val="21"/>
        </w:rPr>
      </w:pPr>
      <w:r>
        <w:rPr>
          <w:rFonts w:ascii="Roboto" w:hAnsi="Roboto" w:eastAsia="Roboto"/>
        </w:rPr>
        <w:t>04 — Plan d’affaires — ENISTERE FOUNDATION V1.0.</w:t>
      </w:r>
    </w:p>
    <w:p w:rsidR="00000000" w:rsidDel="00000000" w:rsidP="00000000" w:rsidRDefault="00000000" w:rsidRPr="00000000" w14:paraId="000001E2">
      <w:pPr>
        <w:keepLines/>
        <w:spacing w:after="100" w:before="0" w:line="276" w:lineRule="auto"/>
        <w:rPr>
          <w:rFonts w:ascii="Roboto" w:cs="Roboto" w:eastAsia="Roboto" w:hAnsi="Roboto"/>
          <w:sz w:val="21"/>
          <w:szCs w:val="21"/>
        </w:rPr>
      </w:pPr>
      <w:r>
        <w:rPr>
          <w:rFonts w:ascii="Roboto" w:hAnsi="Roboto" w:eastAsia="Roboto"/>
        </w:rPr>
        <w:t>17 — Product Roadmap from Finality to Releases — GovFactory / ENISTERE FOUNDATION V0.1.</w:t>
      </w:r>
    </w:p>
    <w:p w:rsidR="00000000" w:rsidDel="00000000" w:rsidP="00000000" w:rsidRDefault="00000000" w:rsidRPr="00000000" w14:paraId="000001E3">
      <w:pPr>
        <w:keepLines/>
        <w:spacing w:after="100" w:before="0" w:line="276" w:lineRule="auto"/>
        <w:rPr>
          <w:rFonts w:ascii="Roboto" w:cs="Roboto" w:eastAsia="Roboto" w:hAnsi="Roboto"/>
          <w:sz w:val="21"/>
          <w:szCs w:val="21"/>
        </w:rPr>
      </w:pPr>
      <w:r>
        <w:rPr>
          <w:rFonts w:ascii="Roboto" w:hAnsi="Roboto" w:eastAsia="Roboto"/>
        </w:rPr>
        <w:t>21 — Final Study Synthesis &amp; Target Product Mandate — GovFactory / ENISTERE FOUNDATION V0.1.</w:t>
      </w:r>
    </w:p>
    <w:p w:rsidR="00000000" w:rsidDel="00000000" w:rsidP="00000000" w:rsidRDefault="00000000" w:rsidRPr="00000000" w14:paraId="000001E4">
      <w:pPr>
        <w:keepLines/>
        <w:spacing w:after="100" w:before="0" w:line="276" w:lineRule="auto"/>
        <w:rPr>
          <w:rFonts w:ascii="Roboto" w:cs="Roboto" w:eastAsia="Roboto" w:hAnsi="Roboto"/>
          <w:sz w:val="21"/>
          <w:szCs w:val="21"/>
        </w:rPr>
      </w:pPr>
      <w:r>
        <w:rPr>
          <w:rFonts w:ascii="Roboto" w:hAnsi="Roboto" w:eastAsia="Roboto"/>
        </w:rPr>
        <w:t>27 — Technical Transition Mission Plan — From Experimental Factory to Target Kernel — GovFactory / ENISTERE FOUNDATION V0.1.</w:t>
      </w:r>
    </w:p>
    <w:p w:rsidR="00000000" w:rsidDel="00000000" w:rsidP="00000000" w:rsidRDefault="00000000" w:rsidRPr="00000000" w14:paraId="000001E5">
      <w:pPr>
        <w:keepLines/>
        <w:spacing w:after="100" w:before="0" w:line="276" w:lineRule="auto"/>
        <w:rPr>
          <w:sz w:val="21"/>
          <w:szCs w:val="21"/>
        </w:rPr>
      </w:pPr>
      <w:r>
        <w:rPr>
          <w:rFonts w:ascii="Roboto" w:hAnsi="Roboto" w:eastAsia="Roboto"/>
        </w:rPr>
        <w:t>28 — Mission E0 Execution Brief — Contract Foundation — GovFactory / ENISTERE FOUNDATION V0.1.</w:t>
      </w:r>
    </w:p>
    <w:p w:rsidR="00000000" w:rsidDel="00000000" w:rsidP="00000000" w:rsidRDefault="00000000" w:rsidRPr="00000000" w14:paraId="000001E6">
      <w:pPr>
        <w:keepNext w:val="0"/>
        <w:keepLines w:val="0"/>
        <w:pageBreakBefore w:val="0"/>
        <w:spacing w:after="0" w:before="0" w:line="240" w:lineRule="auto"/>
        <w:rPr>
          <w:sz w:val="2"/>
          <w:szCs w:val="2"/>
        </w:rPr>
      </w:pPr>
      <w:r>
        <w:rPr>
          <w:rFonts w:ascii="Roboto" w:hAnsi="Roboto" w:eastAsia="Roboto"/>
          <w:rtl w:val="0"/>
        </w:rPr>
      </w:r>
    </w:p>
    <w:sectPr>
      <w:headerReference w:type="default" r:id="rId6"/>
      <w:footerReference w:type="default" r:id="rId7"/>
      <w:pgSz w:h="15840" w:w="12240" w:orient="portrait"/>
      <w:pgMar w:bottom="1037" w:top="1123" w:left="1238" w:right="1238" w:header="461"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Roboto" w:hAnsi="Roboto" w:eastAsia="Roboto"/>
        <w:color w:val="19C3D1"/>
        <w:sz w:val="16"/>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7C5CFC"/>
      </w:pBdr>
    </w:pPr>
    <w:r>
      <w:rPr>
        <w:rFonts w:ascii="Roboto" w:hAnsi="Roboto" w:eastAsia="Roboto"/>
        <w:color w:val="19C3D1"/>
        <w:sz w:val="16"/>
      </w:rPr>
      <w:t>FOUNDATION   /   DOCUMENT UDM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pPr>
      <w:spacing w:after="120" w:line="276" w:lineRule="auto"/>
    </w:pPr>
    <w:rPr>
      <w:rFonts w:ascii="Aptos" w:hAnsi="Aptos"/>
      <w:b w:val="0"/>
      <w:color w:val="18152E"/>
      <w:sz w:val="21"/>
    </w:rPr>
  </w:style>
  <w:style w:type="paragraph" w:styleId="Heading1">
    <w:name w:val="heading 1"/>
    <w:basedOn w:val="Normal"/>
    <w:next w:val="Normal"/>
    <w:pPr>
      <w:keepNext w:val="1"/>
      <w:keepLines w:val="1"/>
      <w:pageBreakBefore w:val="0"/>
      <w:spacing w:after="160" w:before="320" w:lineRule="auto" w:line="259"/>
    </w:pPr>
    <w:rPr>
      <w:rFonts w:ascii="Montserrat" w:hAnsi="Montserrat" w:eastAsia="Montserrat"/>
      <w:b/>
      <w:color w:val="11102A"/>
      <w:sz w:val="38"/>
      <w:szCs w:val="40"/>
    </w:rPr>
  </w:style>
  <w:style w:type="paragraph" w:styleId="Heading2">
    <w:name w:val="heading 2"/>
    <w:basedOn w:val="Normal"/>
    <w:next w:val="Normal"/>
    <w:pPr>
      <w:keepNext w:val="1"/>
      <w:keepLines w:val="1"/>
      <w:pageBreakBefore w:val="0"/>
      <w:spacing w:after="120" w:before="240" w:lineRule="auto" w:line="259"/>
    </w:pPr>
    <w:rPr>
      <w:rFonts w:ascii="Montserrat" w:hAnsi="Montserrat" w:eastAsia="Montserrat"/>
      <w:b/>
      <w:bCs w:val="0"/>
      <w:color w:val="7C5CFC"/>
      <w:sz w:val="30"/>
      <w:szCs w:val="32"/>
    </w:rPr>
  </w:style>
  <w:style w:type="paragraph" w:styleId="Heading3">
    <w:name w:val="heading 3"/>
    <w:basedOn w:val="Normal"/>
    <w:next w:val="Normal"/>
    <w:pPr>
      <w:keepNext w:val="1"/>
      <w:keepLines w:val="1"/>
      <w:pageBreakBefore w:val="0"/>
      <w:spacing w:after="80" w:before="160" w:lineRule="auto" w:line="259"/>
    </w:pPr>
    <w:rPr>
      <w:rFonts w:ascii="Montserrat" w:hAnsi="Montserrat" w:eastAsia="Montserrat"/>
      <w:b/>
      <w:bCs w:val="0"/>
      <w:color w:val="19C3D1"/>
      <w:sz w:val="24"/>
      <w:szCs w:val="28"/>
    </w:rPr>
  </w:style>
  <w:style w:type="paragraph" w:styleId="Heading4">
    <w:name w:val="heading 4"/>
    <w:basedOn w:val="Normal"/>
    <w:next w:val="Normal"/>
    <w:pPr>
      <w:keepNext w:val="1"/>
      <w:keepLines w:val="1"/>
      <w:pageBreakBefore w:val="0"/>
      <w:spacing w:after="80" w:before="280" w:lineRule="auto"/>
    </w:pPr>
    <w:rPr>
      <w:rFonts w:ascii="Montserrat" w:hAnsi="Montserrat" w:eastAsia="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line="240"/>
    </w:pPr>
    <w:rPr>
      <w:rFonts w:ascii="Montserrat" w:hAnsi="Montserrat" w:eastAsia="Montserrat"/>
      <w:b/>
      <w:color w:val="11102A"/>
      <w:sz w:val="60"/>
      <w:szCs w:val="52"/>
    </w:rPr>
  </w:style>
  <w:style w:type="paragraph" w:styleId="Subtitle">
    <w:name w:val="Subtitle"/>
    <w:basedOn w:val="Normal"/>
    <w:next w:val="Normal"/>
    <w:pPr>
      <w:keepNext w:val="1"/>
      <w:keepLines w:val="1"/>
      <w:pageBreakBefore w:val="0"/>
      <w:spacing w:after="160" w:before="0" w:lineRule="auto" w:line="264"/>
    </w:pPr>
    <w:rPr>
      <w:rFonts w:ascii="Roboto" w:cs="Arial" w:eastAsia="Roboto" w:hAnsi="Roboto"/>
      <w:b w:val="0"/>
      <w:i w:val="0"/>
      <w:iCs w:val="0"/>
      <w:color w:val="19C3D1"/>
      <w:sz w:val="24"/>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customStyle="1" w:styleId="Caption">
    <w:name w:val="caption"/>
    <w:pPr>
      <w:spacing w:before="80" w:after="100" w:line="240" w:lineRule="auto"/>
    </w:pPr>
    <w:rPr>
      <w:rFonts w:ascii="Roboto" w:hAnsi="Roboto" w:eastAsia="Roboto"/>
      <w:b w:val="0"/>
      <w:color w:val="19C3D1"/>
      <w:sz w:val="18"/>
    </w:rPr>
  </w:style>
  <w:style w:type="paragraph" w:customStyle="1" w:styleId="ListParagraph">
    <w:name w:val="List Paragraph"/>
    <w:pPr>
      <w:spacing w:before="0" w:after="120" w:line="264" w:lineRule="auto"/>
    </w:pPr>
    <w:rPr>
      <w:rFonts w:ascii="Roboto" w:hAnsi="Roboto" w:eastAsia="Roboto"/>
      <w:b w:val="0"/>
      <w:color w:val="202B3C"/>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ENISTERE FOUNDATION</dc:title>
  <cp:lastModifiedBy>python-docx</cp:lastModifiedBy>
  <cp:revision>1</cp:revision>
  <dcterms:modified xsi:type="dcterms:W3CDTF">2026-08-31T22:45:07Z</dcterms:modified>
  <dc:subject>Documentation normalisée UDM — FOUNDATION — direction artistique V3</dc:subject>
  <dc:description>Refonte visuelle V3 : hiérarchie, couverture, tableaux, appels de lecture et identité projet.</dc:description>
  <cp:keywords>FOUNDATION, UDM, documentation, V3</cp:keywords>
</cp:coreProperties>
</file>